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10" w:lineRule="atLeast"/>
        <w:ind w:left="0" w:right="0"/>
        <w:jc w:val="left"/>
        <w:textAlignment w:val="baseline"/>
        <w:rPr>
          <w:sz w:val="33"/>
          <w:szCs w:val="33"/>
        </w:rPr>
      </w:pPr>
      <w:r>
        <w:rPr>
          <w:rStyle w:val="7"/>
          <w:color w:val="292929"/>
          <w:sz w:val="33"/>
          <w:szCs w:val="33"/>
          <w:bdr w:val="none" w:color="auto" w:sz="0" w:space="0"/>
          <w:vertAlign w:val="baseline"/>
        </w:rPr>
        <w:t>EY UPDATE: 15th September 2020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rStyle w:val="7"/>
          <w:color w:val="292929"/>
          <w:bdr w:val="none" w:color="auto" w:sz="0" w:space="0"/>
          <w:vertAlign w:val="baseline"/>
        </w:rPr>
        <w:t>Key Update:</w:t>
      </w:r>
      <w:r>
        <w:rPr>
          <w:bdr w:val="none" w:color="auto" w:sz="0" w:space="0"/>
          <w:vertAlign w:val="baseline"/>
        </w:rPr>
        <w:t> since 15th September – and until the 30th September (for now), the whole of Portugal (not just Lisbon) has moved into a State of Contingency, which isn’t a State of Emergency, but has been put in place due to schools and work returning. From a tourist point of view this does not change much, except in relation to alcohol and evenings. Specifically, after 8pm alcohol can only be served in restaurants/places which serve food, and alcohol must be purchased with a meal. These establishments can remain accepting guests until mid-night, and must close by 01:00. The sale of alcohol is also restricted in supermarkets after 8pm.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rStyle w:val="7"/>
          <w:color w:val="292929"/>
          <w:bdr w:val="none" w:color="auto" w:sz="0" w:space="0"/>
          <w:vertAlign w:val="baseline"/>
        </w:rPr>
        <w:t>BUT… </w:t>
      </w:r>
      <w:r>
        <w:rPr>
          <w:bdr w:val="none" w:color="auto" w:sz="0" w:space="0"/>
          <w:vertAlign w:val="baseline"/>
        </w:rPr>
        <w:t>Now, these laws can be adapted by municipality, depending on the local situation. So, local councils can allow establishments to remain open until 23:00 should they wish, for example, in the Faro District of the Algarve, this is their local rules, so drinking until 23:00 is allowed in bars without meals – so check local restrictions. In addition, the general, non-location specific law is a little confusing, as while it deems alcohol can only be consumed after 8pm in a restaurant, there is another clause that says it can’t be consumed on public roads after 8pm, so in my local area for example, the police are instead enforcing it as after 8pm you can still drink, but just inside, which I think is a misunderstanding but that shows how short-term many of these laws are, and how they aren’t always understood.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bdr w:val="none" w:color="auto" w:sz="0" w:space="0"/>
          <w:vertAlign w:val="baseline"/>
        </w:rPr>
      </w:pPr>
      <w:r>
        <w:rPr>
          <w:bdr w:val="none" w:color="auto" w:sz="0" w:space="0"/>
          <w:vertAlign w:val="baseline"/>
        </w:rPr>
        <w:t>The cases are, sadly, rising quite significantly in Portugal (mainly Lisbon &amp; The North) and while I think the country has done a really good job overall, it seems, like most of Europe we are heading towards a second wave. Importantly, while cases are rising, deaths remain relatively low, and it was very much expected that cases would rise with the return to schools, work, and normal life, hence this period of contingency during these two weeks. Our PM &amp; President have been very vocal about no further nationwide lockdown, and protecting tourism in the Azores, Madeira and the Algarve in particular where cases have remained low – but, let’s see what the next few weeks bring. I still really suggest from a tourist point of view booking everything as last minute as you can, not just for Portugal, but any travels in 2020.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rPr>
          <w:bdr w:val="none" w:color="auto" w:sz="0" w:space="0"/>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rStyle w:val="7"/>
          <w:color w:val="292929"/>
          <w:bdr w:val="none" w:color="auto" w:sz="0" w:space="0"/>
          <w:vertAlign w:val="baseline"/>
        </w:rPr>
        <w:t>Main Article: Updated September 2020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rStyle w:val="8"/>
          <w:i/>
          <w:bdr w:val="none" w:color="auto" w:sz="0" w:space="0"/>
          <w:vertAlign w:val="baseline"/>
        </w:rPr>
        <w:t>Latest updates in article: UK Airbridges for Maderia &amp; Azores, Trip Reports, New State of Contingency and rules from 15th September, Entrance Rules, COVID-19 Stats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bdr w:val="none" w:color="auto" w:sz="0" w:space="0"/>
          <w:vertAlign w:val="baseline"/>
        </w:rPr>
        <w:t>Over the summer, in fact since May 18th, we’ve been able to get out and explore our beautiful country of Portugal. Personally, I’ve taken road trips in the Alentejo and Central Portugal regions, beach hopping at home in the Algarve, spent a month in Lisbon for a language course and two weeks in The Azores, so have a fairly good idea about how each part of the country feels like as a tourist. Throughout, I’ve felt safe, secure and that our nation has taken precautions and health and safety seriously. Now, most Portugal coronavirus restrictions have been lifted for some countries.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bdr w:val="none" w:color="auto" w:sz="0" w:space="0"/>
          <w:vertAlign w:val="baseline"/>
        </w:rPr>
        <w:t>For sure, many of us in the world are in the same boat when it comes to lockdowns, to varying degrees and different stages, and have likely seen a lot of our plans for 2020 cancelled. If however, you are planning to travel to Portugal in 2020, I wanted to give some insight into life on the ground, the current rules, and what has been put in place to best control coronavirus in Portugal, particularly when travelling.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rStyle w:val="8"/>
          <w:i/>
          <w:bdr w:val="none" w:color="auto" w:sz="0" w:space="0"/>
          <w:vertAlign w:val="baseline"/>
        </w:rPr>
        <w:t>*Please note, this is a fast-moving situation and the information provided below is done so in good faith at the time of writing. There are various sources linked out to throughout the article, and particularly at the bottom, however, DanFlyingSolo takes no responsibility for the information provided here and urges you to check all official sources for updates.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bdr w:val="none" w:color="auto" w:sz="0" w:space="0"/>
          <w:vertAlign w:val="baseline"/>
        </w:rPr>
        <w:t>For the most part, I have been impressed as a Portuguese resident at the coronavirus situation in Portugal, how it was managed initially, but also with the COVID-19 travel set up in Portugal. I’ve been on many trips in the last month, and (as far as I’m aware) have not had the virus, indeed both my tests have been negative, but I’m being wary and taking all the personal precautions I can, and will try to detail the real situation below.</w:t>
      </w:r>
    </w:p>
    <w:p>
      <w:pPr>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150" w:afterAutospacing="0" w:line="210" w:lineRule="atLeast"/>
        <w:ind w:left="0" w:right="0"/>
        <w:jc w:val="left"/>
        <w:textAlignment w:val="baseline"/>
        <w:rPr>
          <w:i/>
          <w:sz w:val="16"/>
          <w:szCs w:val="16"/>
        </w:rPr>
      </w:pPr>
      <w:r>
        <w:rPr>
          <w:rFonts w:ascii="SimSun" w:hAnsi="SimSun" w:eastAsia="SimSun" w:cs="SimSun"/>
          <w:i/>
          <w:kern w:val="0"/>
          <w:sz w:val="16"/>
          <w:szCs w:val="16"/>
          <w:bdr w:val="none" w:color="auto" w:sz="0" w:space="0"/>
          <w:vertAlign w:val="baseline"/>
          <w:lang w:val="en-US" w:eastAsia="zh-CN" w:bidi="ar"/>
        </w:rPr>
        <w:drawing>
          <wp:inline distT="0" distB="0" distL="114300" distR="114300">
            <wp:extent cx="9753600" cy="5486400"/>
            <wp:effectExtent l="0" t="0" r="0" b="0"/>
            <wp:docPr id="2" name="Imag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IMG_256"/>
                    <pic:cNvPicPr>
                      <a:picLocks noChangeAspect="1"/>
                    </pic:cNvPicPr>
                  </pic:nvPicPr>
                  <pic:blipFill>
                    <a:blip r:embed="rId4"/>
                    <a:stretch>
                      <a:fillRect/>
                    </a:stretch>
                  </pic:blipFill>
                  <pic:spPr>
                    <a:xfrm>
                      <a:off x="0" y="0"/>
                      <a:ext cx="9753600" cy="54864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10" w:lineRule="atLeast"/>
        <w:ind w:left="0" w:right="0"/>
        <w:jc w:val="center"/>
        <w:textAlignment w:val="baseline"/>
        <w:rPr>
          <w:rFonts w:hint="default" w:ascii="Georgia" w:hAnsi="Georgia" w:eastAsia="Georgia" w:cs="Georgia"/>
          <w:i/>
          <w:sz w:val="16"/>
          <w:szCs w:val="16"/>
        </w:rPr>
      </w:pPr>
      <w:r>
        <w:rPr>
          <w:rFonts w:hint="default" w:ascii="Georgia" w:hAnsi="Georgia" w:eastAsia="Georgia" w:cs="Georgia"/>
          <w:i/>
          <w:sz w:val="16"/>
          <w:szCs w:val="16"/>
          <w:bdr w:val="none" w:color="auto" w:sz="0" w:space="0"/>
          <w:vertAlign w:val="baseline"/>
        </w:rPr>
        <w:t>Some of the most popular beaches, like Carvoeiro, were quieter than normal and have monitoring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0" w:lineRule="atLeast"/>
        <w:ind w:left="0" w:right="0" w:firstLine="0"/>
        <w:jc w:val="left"/>
        <w:textAlignment w:val="baseline"/>
        <w:rPr>
          <w:rFonts w:ascii="Helvetica" w:hAnsi="Helvetica" w:eastAsia="Helvetica" w:cs="Helvetica"/>
          <w:i w:val="0"/>
          <w:caps w:val="0"/>
          <w:color w:val="A5A5A5"/>
          <w:spacing w:val="0"/>
          <w:sz w:val="18"/>
          <w:szCs w:val="18"/>
        </w:rPr>
      </w:pPr>
      <w:r>
        <w:rPr>
          <w:rFonts w:hint="default" w:ascii="Helvetica" w:hAnsi="Helvetica" w:eastAsia="Helvetica" w:cs="Helvetica"/>
          <w:i w:val="0"/>
          <w:caps w:val="0"/>
          <w:color w:val="A5A5A5"/>
          <w:spacing w:val="0"/>
          <w:sz w:val="18"/>
          <w:szCs w:val="18"/>
          <w:u w:val="none"/>
          <w:bdr w:val="none" w:color="auto" w:sz="0" w:space="0"/>
          <w:shd w:val="clear" w:fill="FFFFFF"/>
          <w:vertAlign w:val="baseline"/>
        </w:rPr>
        <w:drawing>
          <wp:inline distT="0" distB="0" distL="114300" distR="114300">
            <wp:extent cx="781050" cy="95250"/>
            <wp:effectExtent l="0" t="0" r="0" b="0"/>
            <wp:docPr id="1" name="Image 2" descr="IMG_257">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descr="IMG_257"/>
                    <pic:cNvPicPr>
                      <a:picLocks noChangeAspect="1"/>
                    </pic:cNvPicPr>
                  </pic:nvPicPr>
                  <pic:blipFill>
                    <a:blip r:embed="rId6"/>
                    <a:stretch>
                      <a:fillRect/>
                    </a:stretch>
                  </pic:blipFill>
                  <pic:spPr>
                    <a:xfrm>
                      <a:off x="0" y="0"/>
                      <a:ext cx="781050" cy="95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rFonts w:hint="default" w:ascii="Helvetica" w:hAnsi="Helvetica" w:eastAsia="Helvetica" w:cs="Helvetica"/>
          <w:i w:val="0"/>
          <w:caps w:val="0"/>
          <w:color w:val="3D3D3D"/>
          <w:spacing w:val="0"/>
          <w:sz w:val="28"/>
          <w:szCs w:val="28"/>
          <w:bdr w:val="none" w:color="auto" w:sz="0" w:space="0"/>
          <w:shd w:val="clear" w:fill="FFFFFF"/>
          <w:vertAlign w:val="baseline"/>
        </w:rPr>
        <w:t>While I was very supportive of the lockdown initially, I very much saw it as an opportunity to get the health system prepared, and Portugals coronavirus rules and precautions in place before reopening. I didn’t see it as a permanent solution, but preparation time. Tourism is a huge part of life here in Portugal, especially in some regional, seasonal destinations like the Algarve.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rFonts w:hint="default" w:ascii="Helvetica" w:hAnsi="Helvetica" w:eastAsia="Helvetica" w:cs="Helvetica"/>
          <w:i w:val="0"/>
          <w:caps w:val="0"/>
          <w:color w:val="3D3D3D"/>
          <w:spacing w:val="0"/>
          <w:sz w:val="28"/>
          <w:szCs w:val="28"/>
          <w:bdr w:val="none" w:color="auto" w:sz="0" w:space="0"/>
          <w:shd w:val="clear" w:fill="FFFFFF"/>
          <w:vertAlign w:val="baseline"/>
        </w:rPr>
        <w:t>It’s easy to dismiss concerns of ‘the economy’ as huge businesses, stock-markets and corporate bailouts, but there are so many small, family-run businesses here reliant on tourism, and no income this summer, means no money to pay the bills in winter – this will of course lead to huge social issues and even in a relatively left-leaning, semi-socialist country, that will become a problem,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rFonts w:hint="default" w:ascii="Helvetica" w:hAnsi="Helvetica" w:eastAsia="Helvetica" w:cs="Helvetica"/>
          <w:i w:val="0"/>
          <w:caps w:val="0"/>
          <w:color w:val="3D3D3D"/>
          <w:spacing w:val="0"/>
          <w:sz w:val="28"/>
          <w:szCs w:val="28"/>
          <w:bdr w:val="none" w:color="auto" w:sz="0" w:space="0"/>
          <w:shd w:val="clear" w:fill="FFFFFF"/>
          <w:vertAlign w:val="baseline"/>
        </w:rPr>
        <w:t>As such, I support travel reopening, with the right restrictions in place, and if you are comfortable travelling right now, and can be respectful and take those precautions great – I fully understand it isn’t for everyone just now, but I don’t think we should be shaming everyone who is deciding to travel in the most responsible way they can either.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rFonts w:hint="default" w:ascii="Helvetica" w:hAnsi="Helvetica" w:eastAsia="Helvetica" w:cs="Helvetica"/>
          <w:i w:val="0"/>
          <w:caps w:val="0"/>
          <w:color w:val="3D3D3D"/>
          <w:spacing w:val="0"/>
          <w:sz w:val="28"/>
          <w:szCs w:val="28"/>
          <w:bdr w:val="none" w:color="auto" w:sz="0" w:space="0"/>
          <w:shd w:val="clear" w:fill="FFFFFF"/>
          <w:vertAlign w:val="baseline"/>
        </w:rPr>
        <w:t>Here is the current situation for Portugal travel restrictions, and how my recent trips in Portugal have gone down. You can also find a list of resources at the bottom of this page (in various languages) to keep updated, and I’ll aim to update this post weekly.</w:t>
      </w:r>
    </w:p>
    <w:p/>
    <w:p>
      <w:pPr>
        <w:rPr>
          <w:rFonts w:hint="default"/>
          <w:lang w:val="fr-FR"/>
        </w:rPr>
      </w:pPr>
      <w:r>
        <w:rPr>
          <w:rFonts w:hint="default"/>
          <w:lang w:val="fr-FR"/>
        </w:rPr>
        <w:t>Dan flying solo</w:t>
      </w:r>
    </w:p>
    <w:p>
      <w:pPr>
        <w:rPr>
          <w:rFonts w:hint="default"/>
          <w:lang w:val="fr-FR"/>
        </w:rPr>
      </w:pPr>
    </w:p>
    <w:p>
      <w:pPr>
        <w:pBdr>
          <w:bottom w:val="single" w:color="auto" w:sz="4" w:space="0"/>
        </w:pBdr>
        <w:rPr>
          <w:rFonts w:hint="default"/>
          <w:lang w:val="fr-F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ind w:left="0" w:right="0"/>
        <w:jc w:val="center"/>
        <w:textAlignment w:val="baseline"/>
        <w:rPr>
          <w:rFonts w:ascii="Comic Sans MS" w:hAnsi="Comic Sans MS" w:eastAsia="Comic Sans MS" w:cs="Comic Sans MS"/>
          <w:caps w:val="0"/>
          <w:color w:val="444444"/>
          <w:spacing w:val="15"/>
          <w:sz w:val="36"/>
          <w:szCs w:val="36"/>
        </w:rPr>
      </w:pPr>
      <w:r>
        <w:rPr>
          <w:rFonts w:hint="default" w:ascii="Comic Sans MS" w:hAnsi="Comic Sans MS" w:eastAsia="Comic Sans MS" w:cs="Comic Sans MS"/>
          <w:i w:val="0"/>
          <w:caps w:val="0"/>
          <w:color w:val="444444"/>
          <w:spacing w:val="15"/>
          <w:sz w:val="36"/>
          <w:szCs w:val="36"/>
          <w:bdr w:val="none" w:color="auto" w:sz="0" w:space="0"/>
          <w:shd w:val="clear" w:fill="FFFFFF"/>
          <w:vertAlign w:val="baseline"/>
        </w:rPr>
        <w:t>IN PHOTOS: CAN YOU FEEL THE LOVE TONIGHT – A safari in Serengeti National Park, Tanzania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150" w:afterAutospacing="0"/>
        <w:ind w:left="0" w:right="0" w:firstLine="0"/>
        <w:jc w:val="center"/>
        <w:textAlignment w:val="baseline"/>
        <w:rPr>
          <w:rFonts w:ascii="Helvetica" w:hAnsi="Helvetica" w:eastAsia="Helvetica" w:cs="Helvetica"/>
          <w:i w:val="0"/>
          <w:caps w:val="0"/>
          <w:color w:val="444444"/>
          <w:spacing w:val="0"/>
          <w:sz w:val="19"/>
          <w:szCs w:val="19"/>
        </w:rPr>
      </w:pPr>
      <w:r>
        <w:rPr>
          <w:rFonts w:hint="default" w:ascii="Comic Sans MS" w:hAnsi="Comic Sans MS" w:eastAsia="Comic Sans MS" w:cs="Comic Sans MS"/>
          <w:i/>
          <w:caps w:val="0"/>
          <w:color w:val="444444"/>
          <w:spacing w:val="0"/>
          <w:kern w:val="0"/>
          <w:sz w:val="19"/>
          <w:szCs w:val="19"/>
          <w:bdr w:val="none" w:color="auto" w:sz="0" w:space="0"/>
          <w:shd w:val="clear" w:fill="FFFFFF"/>
          <w:vertAlign w:val="baseline"/>
          <w:lang w:val="en-US" w:eastAsia="zh-CN" w:bidi="ar"/>
        </w:rPr>
        <w:t>11th December 2017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0" w:right="0"/>
        <w:jc w:val="both"/>
        <w:textAlignment w:val="baseline"/>
        <w:rPr>
          <w:rFonts w:ascii="sans-serif" w:hAnsi="sans-serif" w:eastAsia="sans-serif" w:cs="sans-serif"/>
          <w:i w:val="0"/>
          <w:sz w:val="21"/>
          <w:szCs w:val="21"/>
        </w:rPr>
      </w:pPr>
      <w:r>
        <w:rPr>
          <w:rFonts w:hint="default" w:ascii="sans-serif" w:hAnsi="sans-serif" w:eastAsia="sans-serif" w:cs="sans-serif"/>
          <w:i w:val="0"/>
          <w:caps w:val="0"/>
          <w:color w:val="444444"/>
          <w:spacing w:val="0"/>
          <w:sz w:val="21"/>
          <w:szCs w:val="21"/>
          <w:bdr w:val="none" w:color="auto" w:sz="0" w:space="0"/>
          <w:shd w:val="clear" w:fill="FFFFFF"/>
          <w:vertAlign w:val="baseline"/>
        </w:rPr>
        <w:t>‘</w:t>
      </w:r>
      <w:r>
        <w:rPr>
          <w:rStyle w:val="8"/>
          <w:rFonts w:hint="default" w:ascii="sans-serif" w:hAnsi="sans-serif" w:eastAsia="sans-serif" w:cs="sans-serif"/>
          <w:i/>
          <w:caps w:val="0"/>
          <w:color w:val="444444"/>
          <w:spacing w:val="0"/>
          <w:sz w:val="21"/>
          <w:szCs w:val="21"/>
          <w:bdr w:val="none" w:color="auto" w:sz="0" w:space="0"/>
          <w:shd w:val="clear" w:fill="FFFFFF"/>
          <w:vertAlign w:val="baseline"/>
        </w:rPr>
        <w:t>Prepare your cameras, keep your eyes open and shout if you see someone coming! </w:t>
      </w:r>
      <w:r>
        <w:rPr>
          <w:rFonts w:hint="default" w:ascii="sans-serif" w:hAnsi="sans-serif" w:eastAsia="sans-serif" w:cs="sans-serif"/>
          <w:i w:val="0"/>
          <w:caps w:val="0"/>
          <w:color w:val="444444"/>
          <w:spacing w:val="0"/>
          <w:sz w:val="21"/>
          <w:szCs w:val="21"/>
          <w:bdr w:val="none" w:color="auto" w:sz="0" w:space="0"/>
          <w:shd w:val="clear" w:fill="FFFFFF"/>
          <w:vertAlign w:val="baselin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0" w:right="0"/>
        <w:jc w:val="both"/>
        <w:textAlignment w:val="baseline"/>
        <w:rPr>
          <w:rFonts w:hint="default" w:ascii="sans-serif" w:hAnsi="sans-serif" w:eastAsia="sans-serif" w:cs="sans-serif"/>
          <w:i w:val="0"/>
          <w:sz w:val="21"/>
          <w:szCs w:val="21"/>
        </w:rPr>
      </w:pPr>
      <w:r>
        <w:rPr>
          <w:rStyle w:val="8"/>
          <w:rFonts w:hint="default" w:ascii="sans-serif" w:hAnsi="sans-serif" w:eastAsia="sans-serif" w:cs="sans-serif"/>
          <w:i/>
          <w:caps w:val="0"/>
          <w:color w:val="444444"/>
          <w:spacing w:val="0"/>
          <w:sz w:val="21"/>
          <w:szCs w:val="21"/>
          <w:bdr w:val="none" w:color="auto" w:sz="0" w:space="0"/>
          <w:shd w:val="clear" w:fill="FFFFFF"/>
          <w:vertAlign w:val="baseline"/>
        </w:rPr>
        <w:t>‘What are you gonna…’</w:t>
      </w:r>
      <w:r>
        <w:rPr>
          <w:rFonts w:hint="default" w:ascii="sans-serif" w:hAnsi="sans-serif" w:eastAsia="sans-serif" w:cs="sans-serif"/>
          <w:i w:val="0"/>
          <w:caps w:val="0"/>
          <w:color w:val="444444"/>
          <w:spacing w:val="0"/>
          <w:sz w:val="21"/>
          <w:szCs w:val="21"/>
          <w:bdr w:val="none" w:color="auto" w:sz="0" w:space="0"/>
          <w:shd w:val="clear" w:fill="FFFFFF"/>
          <w:vertAlign w:val="baseline"/>
        </w:rPr>
        <w:t>  My heart stops for a few seconds while he drives the jeep off road and straight into the endless savannah. It’s past 6 pm and park rules don’t even allow us to be driving around anymore, but full rainbows and almost pitch black silhouettes of trees against deep yellow and orange skies have made us loose track of 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Helvetica" w:hAnsi="Helvetica" w:eastAsia="Helvetica" w:cs="Helvetica"/>
          <w:i w:val="0"/>
          <w:caps w:val="0"/>
          <w:color w:val="444444"/>
          <w:spacing w:val="0"/>
          <w:sz w:val="21"/>
          <w:szCs w:val="21"/>
        </w:rPr>
      </w:pPr>
      <w:r>
        <w:rPr>
          <w:rFonts w:hint="default" w:ascii="Helvetica" w:hAnsi="Helvetica" w:eastAsia="Helvetica" w:cs="Helvetica"/>
          <w:i w:val="0"/>
          <w:caps w:val="0"/>
          <w:color w:val="444444"/>
          <w:spacing w:val="0"/>
          <w:kern w:val="0"/>
          <w:sz w:val="21"/>
          <w:szCs w:val="21"/>
          <w:bdr w:val="none" w:color="auto" w:sz="0" w:space="0"/>
          <w:shd w:val="clear" w:fill="FFFFFF"/>
          <w:lang w:val="en-US" w:eastAsia="zh-CN" w:bidi="ar"/>
        </w:rPr>
        <w:drawing>
          <wp:inline distT="0" distB="0" distL="114300" distR="114300">
            <wp:extent cx="9525000" cy="4248150"/>
            <wp:effectExtent l="0" t="0" r="0" b="0"/>
            <wp:docPr id="24" name="Imag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3" descr="IMG_256"/>
                    <pic:cNvPicPr>
                      <a:picLocks noChangeAspect="1"/>
                    </pic:cNvPicPr>
                  </pic:nvPicPr>
                  <pic:blipFill>
                    <a:blip r:embed="rId7"/>
                    <a:stretch>
                      <a:fillRect/>
                    </a:stretch>
                  </pic:blipFill>
                  <pic:spPr>
                    <a:xfrm>
                      <a:off x="0" y="0"/>
                      <a:ext cx="9525000" cy="42481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0" w:right="0"/>
        <w:jc w:val="both"/>
        <w:textAlignment w:val="baseline"/>
        <w:rPr>
          <w:rFonts w:hint="default" w:ascii="sans-serif" w:hAnsi="sans-serif" w:eastAsia="sans-serif" w:cs="sans-serif"/>
          <w:i w:val="0"/>
          <w:sz w:val="21"/>
          <w:szCs w:val="21"/>
        </w:rPr>
      </w:pPr>
      <w:r>
        <w:rPr>
          <w:rFonts w:hint="default" w:ascii="sans-serif" w:hAnsi="sans-serif" w:eastAsia="sans-serif" w:cs="sans-serif"/>
          <w:i w:val="0"/>
          <w:caps w:val="0"/>
          <w:color w:val="444444"/>
          <w:spacing w:val="0"/>
          <w:sz w:val="21"/>
          <w:szCs w:val="21"/>
          <w:bdr w:val="none" w:color="auto" w:sz="0" w:space="0"/>
          <w:shd w:val="clear" w:fill="FFFFFF"/>
          <w:vertAlign w:val="baseline"/>
        </w:rPr>
        <w:t>‘</w:t>
      </w:r>
      <w:r>
        <w:rPr>
          <w:rStyle w:val="8"/>
          <w:rFonts w:hint="default" w:ascii="sans-serif" w:hAnsi="sans-serif" w:eastAsia="sans-serif" w:cs="sans-serif"/>
          <w:i/>
          <w:caps w:val="0"/>
          <w:color w:val="444444"/>
          <w:spacing w:val="0"/>
          <w:sz w:val="21"/>
          <w:szCs w:val="21"/>
          <w:bdr w:val="none" w:color="auto" w:sz="0" w:space="0"/>
          <w:shd w:val="clear" w:fill="FFFFFF"/>
          <w:vertAlign w:val="baseline"/>
        </w:rPr>
        <w:t>Shouldn’t we close our windows?!? </w:t>
      </w:r>
      <w:r>
        <w:rPr>
          <w:rFonts w:hint="default" w:ascii="sans-serif" w:hAnsi="sans-serif" w:eastAsia="sans-serif" w:cs="sans-serif"/>
          <w:i w:val="0"/>
          <w:caps w:val="0"/>
          <w:color w:val="444444"/>
          <w:spacing w:val="0"/>
          <w:sz w:val="21"/>
          <w:szCs w:val="21"/>
          <w:bdr w:val="none" w:color="auto" w:sz="0" w:space="0"/>
          <w:shd w:val="clear" w:fill="FFFFFF"/>
          <w:vertAlign w:val="baseline"/>
        </w:rPr>
        <w:t>‘ … </w:t>
      </w:r>
      <w:r>
        <w:rPr>
          <w:rStyle w:val="7"/>
          <w:rFonts w:hint="default" w:ascii="sans-serif" w:hAnsi="sans-serif" w:eastAsia="sans-serif" w:cs="sans-serif"/>
          <w:i w:val="0"/>
          <w:caps w:val="0"/>
          <w:color w:val="444444"/>
          <w:spacing w:val="0"/>
          <w:sz w:val="21"/>
          <w:szCs w:val="21"/>
          <w:bdr w:val="none" w:color="auto" w:sz="0" w:space="0"/>
          <w:shd w:val="clear" w:fill="FFFFFF"/>
          <w:vertAlign w:val="baseline"/>
        </w:rPr>
        <w:t>Silence…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0" w:right="0"/>
        <w:jc w:val="both"/>
        <w:textAlignment w:val="baseline"/>
        <w:rPr>
          <w:rFonts w:hint="default" w:ascii="sans-serif" w:hAnsi="sans-serif" w:eastAsia="sans-serif" w:cs="sans-serif"/>
          <w:i w:val="0"/>
          <w:sz w:val="21"/>
          <w:szCs w:val="21"/>
        </w:rPr>
      </w:pPr>
      <w:r>
        <w:rPr>
          <w:rFonts w:hint="default" w:ascii="sans-serif" w:hAnsi="sans-serif" w:eastAsia="sans-serif" w:cs="sans-serif"/>
          <w:i w:val="0"/>
          <w:caps w:val="0"/>
          <w:color w:val="444444"/>
          <w:spacing w:val="0"/>
          <w:sz w:val="21"/>
          <w:szCs w:val="21"/>
          <w:bdr w:val="none" w:color="auto" w:sz="0" w:space="0"/>
          <w:shd w:val="clear" w:fill="FFFFFF"/>
          <w:vertAlign w:val="baseline"/>
        </w:rPr>
        <w:t>This moment is what we came for. The two lions are standing so close to the jeep we could touch them, but we sense there’s no need to be scared. We aren’t. And neither are they. </w:t>
      </w:r>
      <w:r>
        <w:rPr>
          <w:rStyle w:val="7"/>
          <w:rFonts w:hint="default" w:ascii="sans-serif" w:hAnsi="sans-serif" w:eastAsia="sans-serif" w:cs="sans-serif"/>
          <w:i w:val="0"/>
          <w:caps w:val="0"/>
          <w:color w:val="444444"/>
          <w:spacing w:val="0"/>
          <w:sz w:val="21"/>
          <w:szCs w:val="21"/>
          <w:bdr w:val="none" w:color="auto" w:sz="0" w:space="0"/>
          <w:shd w:val="clear" w:fill="FFFFFF"/>
          <w:vertAlign w:val="baseline"/>
        </w:rPr>
        <w:t>It’s magical.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0" w:right="0"/>
        <w:jc w:val="left"/>
        <w:textAlignment w:val="baseline"/>
        <w:rPr>
          <w:rFonts w:hint="default" w:ascii="sans-serif" w:hAnsi="sans-serif" w:eastAsia="sans-serif" w:cs="sans-serif"/>
          <w:i w:val="0"/>
          <w:sz w:val="21"/>
          <w:szCs w:val="21"/>
        </w:rPr>
      </w:pPr>
      <w:r>
        <w:rPr>
          <w:rStyle w:val="8"/>
          <w:rFonts w:hint="default" w:ascii="sans-serif" w:hAnsi="sans-serif" w:eastAsia="sans-serif" w:cs="sans-serif"/>
          <w:i/>
          <w:caps w:val="0"/>
          <w:color w:val="444444"/>
          <w:spacing w:val="0"/>
          <w:sz w:val="21"/>
          <w:szCs w:val="21"/>
          <w:bdr w:val="none" w:color="auto" w:sz="0" w:space="0"/>
          <w:shd w:val="clear" w:fill="FFFFFF"/>
          <w:vertAlign w:val="baseline"/>
        </w:rPr>
        <w:t>Note: don’t be that stupid tourist who ACTUALLY tries to touch the animals, keep your arms and everything else inside the jeep!!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Helvetica" w:hAnsi="Helvetica" w:eastAsia="Helvetica" w:cs="Helvetica"/>
          <w:i w:val="0"/>
          <w:caps w:val="0"/>
          <w:color w:val="444444"/>
          <w:spacing w:val="0"/>
          <w:sz w:val="21"/>
          <w:szCs w:val="21"/>
        </w:rPr>
      </w:pPr>
      <w:r>
        <w:rPr>
          <w:rFonts w:hint="default" w:ascii="Helvetica" w:hAnsi="Helvetica" w:eastAsia="Helvetica" w:cs="Helvetica"/>
          <w:i w:val="0"/>
          <w:caps w:val="0"/>
          <w:color w:val="444444"/>
          <w:spacing w:val="0"/>
          <w:kern w:val="0"/>
          <w:sz w:val="21"/>
          <w:szCs w:val="21"/>
          <w:bdr w:val="none" w:color="auto" w:sz="0" w:space="0"/>
          <w:shd w:val="clear" w:fill="FFFFFF"/>
          <w:lang w:val="en-US" w:eastAsia="zh-CN" w:bidi="ar"/>
        </w:rPr>
        <w:drawing>
          <wp:inline distT="0" distB="0" distL="114300" distR="114300">
            <wp:extent cx="9525000" cy="7153275"/>
            <wp:effectExtent l="0" t="0" r="0" b="9525"/>
            <wp:docPr id="13" name="Imag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4" descr="IMG_257"/>
                    <pic:cNvPicPr>
                      <a:picLocks noChangeAspect="1"/>
                    </pic:cNvPicPr>
                  </pic:nvPicPr>
                  <pic:blipFill>
                    <a:blip r:embed="rId8"/>
                    <a:stretch>
                      <a:fillRect/>
                    </a:stretch>
                  </pic:blipFill>
                  <pic:spPr>
                    <a:xfrm>
                      <a:off x="0" y="0"/>
                      <a:ext cx="9525000" cy="71532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line="15" w:lineRule="atLeast"/>
        <w:ind w:left="0" w:right="0"/>
        <w:jc w:val="center"/>
        <w:textAlignment w:val="baseline"/>
        <w:rPr>
          <w:rFonts w:hint="default" w:ascii="Comic Sans MS" w:hAnsi="Comic Sans MS" w:eastAsia="Comic Sans MS" w:cs="Comic Sans MS"/>
          <w:color w:val="444444"/>
          <w:spacing w:val="0"/>
          <w:sz w:val="49"/>
          <w:szCs w:val="49"/>
        </w:rPr>
      </w:pPr>
      <w:r>
        <w:rPr>
          <w:rFonts w:hint="default" w:ascii="Comic Sans MS" w:hAnsi="Comic Sans MS" w:eastAsia="Comic Sans MS" w:cs="Comic Sans MS"/>
          <w:i w:val="0"/>
          <w:caps w:val="0"/>
          <w:color w:val="444444"/>
          <w:spacing w:val="0"/>
          <w:sz w:val="49"/>
          <w:szCs w:val="49"/>
          <w:bdr w:val="none" w:color="auto" w:sz="0" w:space="0"/>
          <w:shd w:val="clear" w:fill="FFFFFF"/>
          <w:vertAlign w:val="baseline"/>
        </w:rPr>
        <w:t>A safari in Serengeti national park</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0" w:right="0"/>
        <w:jc w:val="both"/>
        <w:textAlignment w:val="baseline"/>
        <w:rPr>
          <w:rFonts w:hint="default" w:ascii="sans-serif" w:hAnsi="sans-serif" w:eastAsia="sans-serif" w:cs="sans-serif"/>
          <w:i w:val="0"/>
          <w:sz w:val="21"/>
          <w:szCs w:val="21"/>
        </w:rPr>
      </w:pPr>
      <w:r>
        <w:rPr>
          <w:rFonts w:hint="default" w:ascii="sans-serif" w:hAnsi="sans-serif" w:eastAsia="sans-serif" w:cs="sans-serif"/>
          <w:i w:val="0"/>
          <w:caps w:val="0"/>
          <w:color w:val="444444"/>
          <w:spacing w:val="0"/>
          <w:sz w:val="21"/>
          <w:szCs w:val="21"/>
          <w:bdr w:val="none" w:color="auto" w:sz="0" w:space="0"/>
          <w:shd w:val="clear" w:fill="FFFFFF"/>
          <w:vertAlign w:val="baseline"/>
        </w:rPr>
        <w:t>We’d left the camp site near </w:t>
      </w:r>
      <w:r>
        <w:rPr>
          <w:rFonts w:hint="default" w:ascii="sans-serif" w:hAnsi="sans-serif" w:eastAsia="sans-serif" w:cs="sans-serif"/>
          <w:i w:val="0"/>
          <w:caps w:val="0"/>
          <w:color w:val="F75C69"/>
          <w:spacing w:val="0"/>
          <w:sz w:val="21"/>
          <w:szCs w:val="21"/>
          <w:u w:val="none"/>
          <w:bdr w:val="none" w:color="auto" w:sz="0" w:space="0"/>
          <w:shd w:val="clear" w:fill="FFFFFF"/>
          <w:vertAlign w:val="baseline"/>
        </w:rPr>
        <w:fldChar w:fldCharType="begin"/>
      </w:r>
      <w:r>
        <w:rPr>
          <w:rFonts w:hint="default" w:ascii="sans-serif" w:hAnsi="sans-serif" w:eastAsia="sans-serif" w:cs="sans-serif"/>
          <w:i w:val="0"/>
          <w:caps w:val="0"/>
          <w:color w:val="F75C69"/>
          <w:spacing w:val="0"/>
          <w:sz w:val="21"/>
          <w:szCs w:val="21"/>
          <w:u w:val="none"/>
          <w:bdr w:val="none" w:color="auto" w:sz="0" w:space="0"/>
          <w:shd w:val="clear" w:fill="FFFFFF"/>
          <w:vertAlign w:val="baseline"/>
        </w:rPr>
        <w:instrText xml:space="preserve"> HYPERLINK "https://www.lilistravelplans.com/photo-guide-tanzania-safari-lake-manyara/" </w:instrText>
      </w:r>
      <w:r>
        <w:rPr>
          <w:rFonts w:hint="default" w:ascii="sans-serif" w:hAnsi="sans-serif" w:eastAsia="sans-serif" w:cs="sans-serif"/>
          <w:i w:val="0"/>
          <w:caps w:val="0"/>
          <w:color w:val="F75C69"/>
          <w:spacing w:val="0"/>
          <w:sz w:val="21"/>
          <w:szCs w:val="21"/>
          <w:u w:val="none"/>
          <w:bdr w:val="none" w:color="auto" w:sz="0" w:space="0"/>
          <w:shd w:val="clear" w:fill="FFFFFF"/>
          <w:vertAlign w:val="baseline"/>
        </w:rPr>
        <w:fldChar w:fldCharType="separate"/>
      </w:r>
      <w:r>
        <w:rPr>
          <w:rStyle w:val="6"/>
          <w:rFonts w:hint="default" w:ascii="sans-serif" w:hAnsi="sans-serif" w:eastAsia="sans-serif" w:cs="sans-serif"/>
          <w:i w:val="0"/>
          <w:caps w:val="0"/>
          <w:color w:val="F75C69"/>
          <w:spacing w:val="0"/>
          <w:sz w:val="21"/>
          <w:szCs w:val="21"/>
          <w:u w:val="none"/>
          <w:bdr w:val="none" w:color="auto" w:sz="0" w:space="0"/>
          <w:shd w:val="clear" w:fill="FFFFFF"/>
          <w:vertAlign w:val="baseline"/>
        </w:rPr>
        <w:t>Lake Manyara</w:t>
      </w:r>
      <w:r>
        <w:rPr>
          <w:rFonts w:hint="default" w:ascii="sans-serif" w:hAnsi="sans-serif" w:eastAsia="sans-serif" w:cs="sans-serif"/>
          <w:i w:val="0"/>
          <w:caps w:val="0"/>
          <w:color w:val="F75C69"/>
          <w:spacing w:val="0"/>
          <w:sz w:val="21"/>
          <w:szCs w:val="21"/>
          <w:u w:val="none"/>
          <w:bdr w:val="none" w:color="auto" w:sz="0" w:space="0"/>
          <w:shd w:val="clear" w:fill="FFFFFF"/>
          <w:vertAlign w:val="baseline"/>
        </w:rPr>
        <w:fldChar w:fldCharType="end"/>
      </w:r>
      <w:r>
        <w:rPr>
          <w:rFonts w:hint="default" w:ascii="sans-serif" w:hAnsi="sans-serif" w:eastAsia="sans-serif" w:cs="sans-serif"/>
          <w:i w:val="0"/>
          <w:caps w:val="0"/>
          <w:color w:val="444444"/>
          <w:spacing w:val="0"/>
          <w:sz w:val="21"/>
          <w:szCs w:val="21"/>
          <w:bdr w:val="none" w:color="auto" w:sz="0" w:space="0"/>
          <w:shd w:val="clear" w:fill="FFFFFF"/>
          <w:vertAlign w:val="baseline"/>
        </w:rPr>
        <w:t> earlier that day and drove for a few hours before arriving at our camp for the night, inside the Serengeti. Dust had been the main theme of the ride, as dry season had arrived and there was not a drop of rain in sight. After dropping off our tents and luggage, it was time to get back out there, and take it a bit more </w:t>
      </w:r>
      <w:r>
        <w:rPr>
          <w:rStyle w:val="8"/>
          <w:rFonts w:hint="default" w:ascii="sans-serif" w:hAnsi="sans-serif" w:eastAsia="sans-serif" w:cs="sans-serif"/>
          <w:i/>
          <w:caps w:val="0"/>
          <w:color w:val="444444"/>
          <w:spacing w:val="0"/>
          <w:sz w:val="21"/>
          <w:szCs w:val="21"/>
          <w:bdr w:val="none" w:color="auto" w:sz="0" w:space="0"/>
          <w:shd w:val="clear" w:fill="FFFFFF"/>
          <w:vertAlign w:val="baseline"/>
        </w:rPr>
        <w:t>pole pole – slowly</w:t>
      </w:r>
      <w:r>
        <w:rPr>
          <w:rFonts w:hint="default" w:ascii="sans-serif" w:hAnsi="sans-serif" w:eastAsia="sans-serif" w:cs="sans-serif"/>
          <w:i w:val="0"/>
          <w:caps w:val="0"/>
          <w:color w:val="444444"/>
          <w:spacing w:val="0"/>
          <w:sz w:val="21"/>
          <w:szCs w:val="21"/>
          <w:bdr w:val="none" w:color="auto" w:sz="0" w:space="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Helvetica" w:hAnsi="Helvetica" w:eastAsia="Helvetica" w:cs="Helvetica"/>
          <w:i w:val="0"/>
          <w:caps w:val="0"/>
          <w:color w:val="444444"/>
          <w:spacing w:val="0"/>
          <w:sz w:val="21"/>
          <w:szCs w:val="21"/>
        </w:rPr>
      </w:pPr>
      <w:r>
        <w:rPr>
          <w:rFonts w:hint="default" w:ascii="Helvetica" w:hAnsi="Helvetica" w:eastAsia="Helvetica" w:cs="Helvetica"/>
          <w:i w:val="0"/>
          <w:caps w:val="0"/>
          <w:color w:val="444444"/>
          <w:spacing w:val="0"/>
          <w:kern w:val="0"/>
          <w:sz w:val="21"/>
          <w:szCs w:val="21"/>
          <w:bdr w:val="none" w:color="auto" w:sz="0" w:space="0"/>
          <w:shd w:val="clear" w:fill="FFFFFF"/>
          <w:lang w:val="en-US" w:eastAsia="zh-CN" w:bidi="ar"/>
        </w:rPr>
        <w:drawing>
          <wp:inline distT="0" distB="0" distL="114300" distR="114300">
            <wp:extent cx="9525000" cy="3657600"/>
            <wp:effectExtent l="0" t="0" r="0" b="0"/>
            <wp:docPr id="4" name="Image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descr="IMG_258"/>
                    <pic:cNvPicPr>
                      <a:picLocks noChangeAspect="1"/>
                    </pic:cNvPicPr>
                  </pic:nvPicPr>
                  <pic:blipFill>
                    <a:blip r:embed="rId9"/>
                    <a:stretch>
                      <a:fillRect/>
                    </a:stretch>
                  </pic:blipFill>
                  <pic:spPr>
                    <a:xfrm>
                      <a:off x="0" y="0"/>
                      <a:ext cx="9525000" cy="3657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0" w:right="0"/>
        <w:jc w:val="both"/>
        <w:textAlignment w:val="baseline"/>
        <w:rPr>
          <w:rFonts w:hint="default" w:ascii="sans-serif" w:hAnsi="sans-serif" w:eastAsia="sans-serif" w:cs="sans-serif"/>
          <w:i w:val="0"/>
          <w:sz w:val="21"/>
          <w:szCs w:val="21"/>
        </w:rPr>
      </w:pPr>
      <w:r>
        <w:rPr>
          <w:rFonts w:hint="default" w:ascii="sans-serif" w:hAnsi="sans-serif" w:eastAsia="sans-serif" w:cs="sans-serif"/>
          <w:i w:val="0"/>
          <w:caps w:val="0"/>
          <w:color w:val="444444"/>
          <w:spacing w:val="0"/>
          <w:sz w:val="21"/>
          <w:szCs w:val="21"/>
          <w:bdr w:val="none" w:color="auto" w:sz="0" w:space="0"/>
          <w:shd w:val="clear" w:fill="FFFFFF"/>
          <w:vertAlign w:val="baseline"/>
        </w:rPr>
        <w:t>We head out into the ‘endless plains’ </w:t>
      </w:r>
      <w:r>
        <w:rPr>
          <w:rStyle w:val="8"/>
          <w:rFonts w:hint="default" w:ascii="sans-serif" w:hAnsi="sans-serif" w:eastAsia="sans-serif" w:cs="sans-serif"/>
          <w:i/>
          <w:caps w:val="0"/>
          <w:color w:val="444444"/>
          <w:spacing w:val="0"/>
          <w:sz w:val="21"/>
          <w:szCs w:val="21"/>
          <w:bdr w:val="none" w:color="auto" w:sz="0" w:space="0"/>
          <w:shd w:val="clear" w:fill="FFFFFF"/>
          <w:vertAlign w:val="baseline"/>
        </w:rPr>
        <w:t>(*)</w:t>
      </w:r>
      <w:r>
        <w:rPr>
          <w:rFonts w:hint="default" w:ascii="sans-serif" w:hAnsi="sans-serif" w:eastAsia="sans-serif" w:cs="sans-serif"/>
          <w:i w:val="0"/>
          <w:caps w:val="0"/>
          <w:color w:val="444444"/>
          <w:spacing w:val="0"/>
          <w:sz w:val="21"/>
          <w:szCs w:val="21"/>
          <w:bdr w:val="none" w:color="auto" w:sz="0" w:space="0"/>
          <w:shd w:val="clear" w:fill="FFFFFF"/>
          <w:vertAlign w:val="baseline"/>
        </w:rPr>
        <w:t> of the majestic Serengeti singing ‘Can you feel the love tonight’. </w:t>
      </w:r>
      <w:r>
        <w:rPr>
          <w:rStyle w:val="7"/>
          <w:rFonts w:hint="default" w:ascii="sans-serif" w:hAnsi="sans-serif" w:eastAsia="sans-serif" w:cs="sans-serif"/>
          <w:i w:val="0"/>
          <w:caps w:val="0"/>
          <w:color w:val="444444"/>
          <w:spacing w:val="0"/>
          <w:sz w:val="21"/>
          <w:szCs w:val="21"/>
          <w:bdr w:val="none" w:color="auto" w:sz="0" w:space="0"/>
          <w:shd w:val="clear" w:fill="FFFFFF"/>
          <w:vertAlign w:val="baseline"/>
        </w:rPr>
        <w:t>Little do we know exactly how much love we’re about to get…</w:t>
      </w:r>
      <w:r>
        <w:rPr>
          <w:rFonts w:hint="default" w:ascii="sans-serif" w:hAnsi="sans-serif" w:eastAsia="sans-serif" w:cs="sans-serif"/>
          <w:i w:val="0"/>
          <w:caps w:val="0"/>
          <w:color w:val="444444"/>
          <w:spacing w:val="0"/>
          <w:sz w:val="21"/>
          <w:szCs w:val="21"/>
          <w:bdr w:val="none" w:color="auto" w:sz="0" w:space="0"/>
          <w:shd w:val="clear" w:fill="FFFFFF"/>
          <w:vertAlign w:val="baseline"/>
        </w:rPr>
        <w:t> </w:t>
      </w:r>
      <w:r>
        <w:rPr>
          <w:rStyle w:val="8"/>
          <w:rFonts w:hint="default" w:ascii="sans-serif" w:hAnsi="sans-serif" w:eastAsia="sans-serif" w:cs="sans-serif"/>
          <w:i/>
          <w:caps w:val="0"/>
          <w:color w:val="444444"/>
          <w:spacing w:val="0"/>
          <w:sz w:val="21"/>
          <w:szCs w:val="21"/>
          <w:bdr w:val="none" w:color="auto" w:sz="0" w:space="0"/>
          <w:shd w:val="clear" w:fill="FFFFFF"/>
          <w:vertAlign w:val="baselin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0" w:right="0"/>
        <w:jc w:val="left"/>
        <w:textAlignment w:val="baseline"/>
        <w:rPr>
          <w:rFonts w:hint="default" w:ascii="sans-serif" w:hAnsi="sans-serif" w:eastAsia="sans-serif" w:cs="sans-serif"/>
          <w:i w:val="0"/>
          <w:sz w:val="21"/>
          <w:szCs w:val="21"/>
        </w:rPr>
      </w:pPr>
      <w:r>
        <w:rPr>
          <w:rStyle w:val="8"/>
          <w:rFonts w:hint="default" w:ascii="sans-serif" w:hAnsi="sans-serif" w:eastAsia="sans-serif" w:cs="sans-serif"/>
          <w:i/>
          <w:caps w:val="0"/>
          <w:color w:val="444444"/>
          <w:spacing w:val="0"/>
          <w:sz w:val="21"/>
          <w:szCs w:val="21"/>
          <w:bdr w:val="none" w:color="auto" w:sz="0" w:space="0"/>
          <w:shd w:val="clear" w:fill="FFFFFF"/>
          <w:vertAlign w:val="baseline"/>
        </w:rPr>
        <w:t>(*) Serengeti means ‘endless plains’ in Maasai language. / (**) Disney’s Lion King was inspired by the Serengeti.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Helvetica" w:hAnsi="Helvetica" w:eastAsia="Helvetica" w:cs="Helvetica"/>
          <w:i w:val="0"/>
          <w:caps w:val="0"/>
          <w:color w:val="444444"/>
          <w:spacing w:val="0"/>
          <w:sz w:val="21"/>
          <w:szCs w:val="21"/>
        </w:rPr>
      </w:pPr>
      <w:r>
        <w:rPr>
          <w:rFonts w:hint="default" w:ascii="Helvetica" w:hAnsi="Helvetica" w:eastAsia="Helvetica" w:cs="Helvetica"/>
          <w:i w:val="0"/>
          <w:caps w:val="0"/>
          <w:color w:val="444444"/>
          <w:spacing w:val="0"/>
          <w:kern w:val="0"/>
          <w:sz w:val="21"/>
          <w:szCs w:val="21"/>
          <w:bdr w:val="none" w:color="auto" w:sz="0" w:space="0"/>
          <w:shd w:val="clear" w:fill="FFFFFF"/>
          <w:lang w:val="en-US" w:eastAsia="zh-CN" w:bidi="ar"/>
        </w:rPr>
        <w:drawing>
          <wp:inline distT="0" distB="0" distL="114300" distR="114300">
            <wp:extent cx="14287500" cy="5238750"/>
            <wp:effectExtent l="0" t="0" r="0" b="0"/>
            <wp:docPr id="11" name="Image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6" descr="IMG_259"/>
                    <pic:cNvPicPr>
                      <a:picLocks noChangeAspect="1"/>
                    </pic:cNvPicPr>
                  </pic:nvPicPr>
                  <pic:blipFill>
                    <a:blip r:embed="rId10"/>
                    <a:stretch>
                      <a:fillRect/>
                    </a:stretch>
                  </pic:blipFill>
                  <pic:spPr>
                    <a:xfrm>
                      <a:off x="0" y="0"/>
                      <a:ext cx="14287500" cy="5238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0" w:right="0"/>
        <w:jc w:val="both"/>
        <w:textAlignment w:val="baseline"/>
        <w:rPr>
          <w:rFonts w:hint="default" w:ascii="sans-serif" w:hAnsi="sans-serif" w:eastAsia="sans-serif" w:cs="sans-serif"/>
          <w:i w:val="0"/>
          <w:sz w:val="21"/>
          <w:szCs w:val="21"/>
        </w:rPr>
      </w:pPr>
      <w:r>
        <w:rPr>
          <w:rFonts w:hint="default" w:ascii="Helvetica" w:hAnsi="Helvetica" w:eastAsia="Helvetica" w:cs="Helvetica"/>
          <w:i w:val="0"/>
          <w:caps w:val="0"/>
          <w:color w:val="444444"/>
          <w:spacing w:val="0"/>
          <w:sz w:val="21"/>
          <w:szCs w:val="21"/>
          <w:bdr w:val="none" w:color="auto" w:sz="0" w:space="0"/>
          <w:shd w:val="clear" w:fill="FFFFFF"/>
          <w:vertAlign w:val="baseline"/>
        </w:rPr>
        <w:t>I get the best seat in the car, right next to the driver. It doesn’t take me long to open the roof, stand up on my seat and enjoy the show with </w:t>
      </w:r>
      <w:del w:id="0">
        <w:r>
          <w:rPr>
            <w:rFonts w:hint="default" w:ascii="Helvetica" w:hAnsi="Helvetica" w:eastAsia="Helvetica" w:cs="Helvetica"/>
            <w:i w:val="0"/>
            <w:caps w:val="0"/>
            <w:color w:val="444444"/>
            <w:spacing w:val="0"/>
            <w:sz w:val="21"/>
            <w:szCs w:val="21"/>
            <w:bdr w:val="none" w:color="auto" w:sz="0" w:space="0"/>
            <w:shd w:val="clear" w:fill="FFFFFF"/>
            <w:vertAlign w:val="baseline"/>
          </w:rPr>
          <w:delText>a lot of dust</w:delText>
        </w:r>
      </w:del>
      <w:r>
        <w:rPr>
          <w:rFonts w:hint="default" w:ascii="Helvetica" w:hAnsi="Helvetica" w:eastAsia="Helvetica" w:cs="Helvetica"/>
          <w:i w:val="0"/>
          <w:caps w:val="0"/>
          <w:color w:val="444444"/>
          <w:spacing w:val="0"/>
          <w:sz w:val="21"/>
          <w:szCs w:val="21"/>
          <w:bdr w:val="none" w:color="auto" w:sz="0" w:space="0"/>
          <w:shd w:val="clear" w:fill="FFFFFF"/>
          <w:vertAlign w:val="baseline"/>
        </w:rPr>
        <w:t> the wind in my hair and the afternoon sun burning softly caressing my skin. </w:t>
      </w:r>
      <w:r>
        <w:rPr>
          <w:rStyle w:val="8"/>
          <w:rFonts w:hint="default" w:ascii="Helvetica" w:hAnsi="Helvetica" w:eastAsia="Helvetica" w:cs="Helvetica"/>
          <w:i/>
          <w:caps w:val="0"/>
          <w:color w:val="444444"/>
          <w:spacing w:val="0"/>
          <w:sz w:val="21"/>
          <w:szCs w:val="21"/>
          <w:bdr w:val="none" w:color="auto" w:sz="0" w:space="0"/>
          <w:shd w:val="clear" w:fill="FFFFFF"/>
          <w:vertAlign w:val="baseline"/>
        </w:rPr>
        <w:t>#AllWorthItThough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Helvetica" w:hAnsi="Helvetica" w:eastAsia="Helvetica" w:cs="Helvetica"/>
          <w:i w:val="0"/>
          <w:caps w:val="0"/>
          <w:color w:val="444444"/>
          <w:spacing w:val="0"/>
          <w:sz w:val="21"/>
          <w:szCs w:val="21"/>
        </w:rPr>
      </w:pPr>
      <w:r>
        <w:rPr>
          <w:rFonts w:hint="default" w:ascii="Helvetica" w:hAnsi="Helvetica" w:eastAsia="Helvetica" w:cs="Helvetica"/>
          <w:i w:val="0"/>
          <w:caps w:val="0"/>
          <w:color w:val="444444"/>
          <w:spacing w:val="0"/>
          <w:kern w:val="0"/>
          <w:sz w:val="21"/>
          <w:szCs w:val="21"/>
          <w:bdr w:val="none" w:color="auto" w:sz="0" w:space="0"/>
          <w:shd w:val="clear" w:fill="FFFFFF"/>
          <w:lang w:val="en-US" w:eastAsia="zh-CN" w:bidi="ar"/>
        </w:rPr>
        <w:drawing>
          <wp:inline distT="0" distB="0" distL="114300" distR="114300">
            <wp:extent cx="9525000" cy="6162675"/>
            <wp:effectExtent l="0" t="0" r="0" b="9525"/>
            <wp:docPr id="8" name="Image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IMG_260"/>
                    <pic:cNvPicPr>
                      <a:picLocks noChangeAspect="1"/>
                    </pic:cNvPicPr>
                  </pic:nvPicPr>
                  <pic:blipFill>
                    <a:blip r:embed="rId11"/>
                    <a:stretch>
                      <a:fillRect/>
                    </a:stretch>
                  </pic:blipFill>
                  <pic:spPr>
                    <a:xfrm>
                      <a:off x="0" y="0"/>
                      <a:ext cx="9525000" cy="61626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ind w:left="0" w:right="0"/>
        <w:jc w:val="left"/>
        <w:textAlignment w:val="baseline"/>
        <w:rPr>
          <w:sz w:val="21"/>
          <w:szCs w:val="21"/>
        </w:rPr>
      </w:pPr>
      <w:r>
        <w:rPr>
          <w:rFonts w:hint="default" w:ascii="Helvetica" w:hAnsi="Helvetica" w:eastAsia="Helvetica" w:cs="Helvetica"/>
          <w:i w:val="0"/>
          <w:caps w:val="0"/>
          <w:color w:val="444444"/>
          <w:spacing w:val="0"/>
          <w:sz w:val="21"/>
          <w:szCs w:val="21"/>
          <w:bdr w:val="none" w:color="auto" w:sz="0" w:space="0"/>
          <w:shd w:val="clear" w:fill="FFFFFF"/>
          <w:vertAlign w:val="baseline"/>
        </w:rPr>
        <w:t>The afternoon views are close to perfect, but as sunset approaches, it becomes nature’s best all together in one place. The sky turns from an almost threatening dark blue to bright purple, and as if the full double rainbow wasn’t enough, </w:t>
      </w:r>
      <w:r>
        <w:rPr>
          <w:rStyle w:val="7"/>
          <w:rFonts w:hint="default" w:ascii="Helvetica" w:hAnsi="Helvetica" w:eastAsia="Helvetica" w:cs="Helvetica"/>
          <w:i w:val="0"/>
          <w:caps w:val="0"/>
          <w:color w:val="444444"/>
          <w:spacing w:val="0"/>
          <w:sz w:val="21"/>
          <w:szCs w:val="21"/>
          <w:bdr w:val="none" w:color="auto" w:sz="0" w:space="0"/>
          <w:shd w:val="clear" w:fill="FFFFFF"/>
          <w:vertAlign w:val="baseline"/>
        </w:rPr>
        <w:t>we get a lion walking right into it, and another one sitting in a tree…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Helvetica" w:hAnsi="Helvetica" w:eastAsia="Helvetica" w:cs="Helvetica"/>
          <w:i w:val="0"/>
          <w:caps w:val="0"/>
          <w:color w:val="444444"/>
          <w:spacing w:val="0"/>
          <w:sz w:val="21"/>
          <w:szCs w:val="21"/>
        </w:rPr>
      </w:pPr>
      <w:r>
        <w:rPr>
          <w:rFonts w:hint="default" w:ascii="Helvetica" w:hAnsi="Helvetica" w:eastAsia="Helvetica" w:cs="Helvetica"/>
          <w:i w:val="0"/>
          <w:caps w:val="0"/>
          <w:color w:val="444444"/>
          <w:spacing w:val="0"/>
          <w:kern w:val="0"/>
          <w:sz w:val="21"/>
          <w:szCs w:val="21"/>
          <w:bdr w:val="none" w:color="auto" w:sz="0" w:space="0"/>
          <w:shd w:val="clear" w:fill="FFFFFF"/>
          <w:lang w:val="en-US" w:eastAsia="zh-CN" w:bidi="ar"/>
        </w:rPr>
        <w:drawing>
          <wp:inline distT="0" distB="0" distL="114300" distR="114300">
            <wp:extent cx="7143750" cy="11906250"/>
            <wp:effectExtent l="0" t="0" r="0" b="0"/>
            <wp:docPr id="5" name="Image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8" descr="IMG_261"/>
                    <pic:cNvPicPr>
                      <a:picLocks noChangeAspect="1"/>
                    </pic:cNvPicPr>
                  </pic:nvPicPr>
                  <pic:blipFill>
                    <a:blip r:embed="rId12"/>
                    <a:stretch>
                      <a:fillRect/>
                    </a:stretch>
                  </pic:blipFill>
                  <pic:spPr>
                    <a:xfrm>
                      <a:off x="0" y="0"/>
                      <a:ext cx="7143750" cy="119062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Helvetica" w:hAnsi="Helvetica" w:eastAsia="Helvetica" w:cs="Helvetica"/>
          <w:i w:val="0"/>
          <w:caps w:val="0"/>
          <w:color w:val="444444"/>
          <w:spacing w:val="0"/>
          <w:sz w:val="21"/>
          <w:szCs w:val="21"/>
        </w:rPr>
      </w:pPr>
      <w:r>
        <w:rPr>
          <w:rFonts w:hint="default" w:ascii="Helvetica" w:hAnsi="Helvetica" w:eastAsia="Helvetica" w:cs="Helvetica"/>
          <w:i w:val="0"/>
          <w:caps w:val="0"/>
          <w:color w:val="444444"/>
          <w:spacing w:val="0"/>
          <w:kern w:val="0"/>
          <w:sz w:val="21"/>
          <w:szCs w:val="21"/>
          <w:bdr w:val="none" w:color="auto" w:sz="0" w:space="0"/>
          <w:shd w:val="clear" w:fill="FFFFFF"/>
          <w:lang w:val="en-US" w:eastAsia="zh-CN" w:bidi="ar"/>
        </w:rPr>
        <w:drawing>
          <wp:inline distT="0" distB="0" distL="114300" distR="114300">
            <wp:extent cx="7143750" cy="11906250"/>
            <wp:effectExtent l="0" t="0" r="0" b="0"/>
            <wp:docPr id="3" name="Image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9" descr="IMG_262"/>
                    <pic:cNvPicPr>
                      <a:picLocks noChangeAspect="1"/>
                    </pic:cNvPicPr>
                  </pic:nvPicPr>
                  <pic:blipFill>
                    <a:blip r:embed="rId13"/>
                    <a:stretch>
                      <a:fillRect/>
                    </a:stretch>
                  </pic:blipFill>
                  <pic:spPr>
                    <a:xfrm>
                      <a:off x="0" y="0"/>
                      <a:ext cx="7143750" cy="11906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0" w:right="0"/>
        <w:jc w:val="left"/>
        <w:textAlignment w:val="baseline"/>
        <w:rPr>
          <w:sz w:val="21"/>
          <w:szCs w:val="21"/>
        </w:rPr>
      </w:pPr>
      <w:r>
        <w:rPr>
          <w:rFonts w:hint="default" w:ascii="Helvetica" w:hAnsi="Helvetica" w:eastAsia="Helvetica" w:cs="Helvetica"/>
          <w:i w:val="0"/>
          <w:caps w:val="0"/>
          <w:color w:val="444444"/>
          <w:spacing w:val="0"/>
          <w:sz w:val="21"/>
          <w:szCs w:val="21"/>
          <w:bdr w:val="none" w:color="auto" w:sz="0" w:space="0"/>
          <w:shd w:val="clear" w:fill="FFFFFF"/>
          <w:vertAlign w:val="baseline"/>
        </w:rPr>
        <w:t>As the sun sets, the sky’s on fire, and two more lions willingly pose right in front of it (</w:t>
      </w:r>
      <w:r>
        <w:rPr>
          <w:rStyle w:val="8"/>
          <w:rFonts w:hint="default" w:ascii="Helvetica" w:hAnsi="Helvetica" w:eastAsia="Helvetica" w:cs="Helvetica"/>
          <w:i/>
          <w:caps w:val="0"/>
          <w:color w:val="444444"/>
          <w:spacing w:val="0"/>
          <w:sz w:val="21"/>
          <w:szCs w:val="21"/>
          <w:bdr w:val="none" w:color="auto" w:sz="0" w:space="0"/>
          <w:shd w:val="clear" w:fill="FFFFFF"/>
          <w:vertAlign w:val="baseline"/>
        </w:rPr>
        <w:t>look closely, there’s another one a bit further back</w:t>
      </w:r>
      <w:r>
        <w:rPr>
          <w:rFonts w:hint="default" w:ascii="Helvetica" w:hAnsi="Helvetica" w:eastAsia="Helvetica" w:cs="Helvetica"/>
          <w:i w:val="0"/>
          <w:caps w:val="0"/>
          <w:color w:val="444444"/>
          <w:spacing w:val="0"/>
          <w:sz w:val="21"/>
          <w:szCs w:val="21"/>
          <w:bdr w:val="none" w:color="auto" w:sz="0" w:space="0"/>
          <w:shd w:val="clear" w:fill="FFFFFF"/>
          <w:vertAlign w:val="baseline"/>
        </w:rPr>
        <w:t>). It’s past 6 pm and park rules don’t even allow us to be driving around anymore, but we’ve completely lost track of 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Helvetica" w:hAnsi="Helvetica" w:eastAsia="Helvetica" w:cs="Helvetica"/>
          <w:i w:val="0"/>
          <w:caps w:val="0"/>
          <w:color w:val="444444"/>
          <w:spacing w:val="0"/>
          <w:sz w:val="21"/>
          <w:szCs w:val="21"/>
        </w:rPr>
      </w:pPr>
      <w:r>
        <w:rPr>
          <w:rFonts w:hint="default" w:ascii="Helvetica" w:hAnsi="Helvetica" w:eastAsia="Helvetica" w:cs="Helvetica"/>
          <w:i w:val="0"/>
          <w:caps w:val="0"/>
          <w:color w:val="444444"/>
          <w:spacing w:val="0"/>
          <w:kern w:val="0"/>
          <w:sz w:val="21"/>
          <w:szCs w:val="21"/>
          <w:bdr w:val="none" w:color="auto" w:sz="0" w:space="0"/>
          <w:shd w:val="clear" w:fill="FFFFFF"/>
          <w:lang w:val="en-US" w:eastAsia="zh-CN" w:bidi="ar"/>
        </w:rPr>
        <w:drawing>
          <wp:inline distT="0" distB="0" distL="114300" distR="114300">
            <wp:extent cx="9525000" cy="6000750"/>
            <wp:effectExtent l="0" t="0" r="0" b="0"/>
            <wp:docPr id="6" name="Image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0" descr="IMG_263"/>
                    <pic:cNvPicPr>
                      <a:picLocks noChangeAspect="1"/>
                    </pic:cNvPicPr>
                  </pic:nvPicPr>
                  <pic:blipFill>
                    <a:blip r:embed="rId14"/>
                    <a:stretch>
                      <a:fillRect/>
                    </a:stretch>
                  </pic:blipFill>
                  <pic:spPr>
                    <a:xfrm>
                      <a:off x="0" y="0"/>
                      <a:ext cx="9525000" cy="6000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0" w:right="0"/>
        <w:jc w:val="both"/>
        <w:textAlignment w:val="baseline"/>
        <w:rPr>
          <w:rFonts w:hint="default" w:ascii="Helvetica" w:hAnsi="Helvetica" w:eastAsia="Helvetica" w:cs="Helvetica"/>
          <w:i w:val="0"/>
          <w:sz w:val="21"/>
          <w:szCs w:val="21"/>
        </w:rPr>
      </w:pPr>
      <w:r>
        <w:rPr>
          <w:rFonts w:hint="default" w:ascii="Helvetica" w:hAnsi="Helvetica" w:eastAsia="Helvetica" w:cs="Helvetica"/>
          <w:i w:val="0"/>
          <w:caps w:val="0"/>
          <w:color w:val="444444"/>
          <w:spacing w:val="0"/>
          <w:sz w:val="21"/>
          <w:szCs w:val="21"/>
          <w:bdr w:val="none" w:color="auto" w:sz="0" w:space="0"/>
          <w:shd w:val="clear" w:fill="FFFFFF"/>
          <w:vertAlign w:val="baseline"/>
        </w:rPr>
        <w:t>‘</w:t>
      </w:r>
      <w:r>
        <w:rPr>
          <w:rStyle w:val="8"/>
          <w:rFonts w:hint="default" w:ascii="Helvetica" w:hAnsi="Helvetica" w:eastAsia="Helvetica" w:cs="Helvetica"/>
          <w:i/>
          <w:caps w:val="0"/>
          <w:color w:val="444444"/>
          <w:spacing w:val="0"/>
          <w:sz w:val="21"/>
          <w:szCs w:val="21"/>
          <w:bdr w:val="none" w:color="auto" w:sz="0" w:space="0"/>
          <w:shd w:val="clear" w:fill="FFFFFF"/>
          <w:vertAlign w:val="baseline"/>
        </w:rPr>
        <w:t>Prepare your cameras, keep your eyes open and shout if you see someone coming! </w:t>
      </w:r>
      <w:r>
        <w:rPr>
          <w:rFonts w:hint="default" w:ascii="Helvetica" w:hAnsi="Helvetica" w:eastAsia="Helvetica" w:cs="Helvetica"/>
          <w:i w:val="0"/>
          <w:caps w:val="0"/>
          <w:color w:val="444444"/>
          <w:spacing w:val="0"/>
          <w:sz w:val="21"/>
          <w:szCs w:val="21"/>
          <w:bdr w:val="none" w:color="auto" w:sz="0" w:space="0"/>
          <w:shd w:val="clear" w:fill="FFFFFF"/>
          <w:vertAlign w:val="baselin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0" w:right="0"/>
        <w:jc w:val="both"/>
        <w:textAlignment w:val="baseline"/>
        <w:rPr>
          <w:rFonts w:hint="default" w:ascii="Helvetica" w:hAnsi="Helvetica" w:eastAsia="Helvetica" w:cs="Helvetica"/>
          <w:i w:val="0"/>
          <w:sz w:val="21"/>
          <w:szCs w:val="21"/>
        </w:rPr>
      </w:pPr>
      <w:r>
        <w:rPr>
          <w:rStyle w:val="8"/>
          <w:rFonts w:hint="default" w:ascii="Helvetica" w:hAnsi="Helvetica" w:eastAsia="Helvetica" w:cs="Helvetica"/>
          <w:i/>
          <w:caps w:val="0"/>
          <w:color w:val="444444"/>
          <w:spacing w:val="0"/>
          <w:sz w:val="21"/>
          <w:szCs w:val="21"/>
          <w:bdr w:val="none" w:color="auto" w:sz="0" w:space="0"/>
          <w:shd w:val="clear" w:fill="FFFFFF"/>
          <w:vertAlign w:val="baseline"/>
        </w:rPr>
        <w:t>‘What are you gonna…’</w:t>
      </w:r>
      <w:r>
        <w:rPr>
          <w:rFonts w:hint="default" w:ascii="Helvetica" w:hAnsi="Helvetica" w:eastAsia="Helvetica" w:cs="Helvetica"/>
          <w:i w:val="0"/>
          <w:caps w:val="0"/>
          <w:color w:val="444444"/>
          <w:spacing w:val="0"/>
          <w:sz w:val="21"/>
          <w:szCs w:val="21"/>
          <w:bdr w:val="none" w:color="auto" w:sz="0" w:space="0"/>
          <w:shd w:val="clear" w:fill="FFFFFF"/>
          <w:vertAlign w:val="baseline"/>
        </w:rPr>
        <w:t>  My heart stops for a few seconds while he drives the jeep off road and straight into the endless savannah. The lions get so close to the jeep we could touch them. </w:t>
      </w:r>
      <w:r>
        <w:rPr>
          <w:rStyle w:val="7"/>
          <w:rFonts w:hint="default" w:ascii="Helvetica" w:hAnsi="Helvetica" w:eastAsia="Helvetica" w:cs="Helvetica"/>
          <w:i w:val="0"/>
          <w:caps w:val="0"/>
          <w:color w:val="444444"/>
          <w:spacing w:val="0"/>
          <w:sz w:val="21"/>
          <w:szCs w:val="21"/>
          <w:bdr w:val="none" w:color="auto" w:sz="0" w:space="0"/>
          <w:shd w:val="clear" w:fill="FFFFFF"/>
          <w:vertAlign w:val="baseline"/>
        </w:rPr>
        <w:t>It’s the perfect end of an already unbelievable day.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Helvetica" w:hAnsi="Helvetica" w:eastAsia="Helvetica" w:cs="Helvetica"/>
          <w:i w:val="0"/>
          <w:caps w:val="0"/>
          <w:color w:val="444444"/>
          <w:spacing w:val="0"/>
          <w:sz w:val="21"/>
          <w:szCs w:val="21"/>
        </w:rPr>
      </w:pPr>
      <w:r>
        <w:rPr>
          <w:rFonts w:hint="default" w:ascii="Helvetica" w:hAnsi="Helvetica" w:eastAsia="Helvetica" w:cs="Helvetica"/>
          <w:i w:val="0"/>
          <w:caps w:val="0"/>
          <w:color w:val="444444"/>
          <w:spacing w:val="0"/>
          <w:kern w:val="0"/>
          <w:sz w:val="21"/>
          <w:szCs w:val="21"/>
          <w:bdr w:val="none" w:color="auto" w:sz="0" w:space="0"/>
          <w:shd w:val="clear" w:fill="FFFFFF"/>
          <w:lang w:val="en-US" w:eastAsia="zh-CN" w:bidi="ar"/>
        </w:rPr>
        <w:drawing>
          <wp:inline distT="0" distB="0" distL="114300" distR="114300">
            <wp:extent cx="9525000" cy="7153275"/>
            <wp:effectExtent l="0" t="0" r="0" b="9525"/>
            <wp:docPr id="12" name="Image 1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descr="IMG_264"/>
                    <pic:cNvPicPr>
                      <a:picLocks noChangeAspect="1"/>
                    </pic:cNvPicPr>
                  </pic:nvPicPr>
                  <pic:blipFill>
                    <a:blip r:embed="rId15"/>
                    <a:stretch>
                      <a:fillRect/>
                    </a:stretch>
                  </pic:blipFill>
                  <pic:spPr>
                    <a:xfrm>
                      <a:off x="0" y="0"/>
                      <a:ext cx="9525000" cy="71532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0" w:right="0"/>
        <w:jc w:val="left"/>
        <w:textAlignment w:val="baseline"/>
        <w:rPr>
          <w:sz w:val="21"/>
          <w:szCs w:val="21"/>
        </w:rPr>
      </w:pPr>
      <w:r>
        <w:rPr>
          <w:rFonts w:hint="default" w:ascii="Helvetica" w:hAnsi="Helvetica" w:eastAsia="Helvetica" w:cs="Helvetica"/>
          <w:i w:val="0"/>
          <w:caps w:val="0"/>
          <w:color w:val="444444"/>
          <w:spacing w:val="0"/>
          <w:sz w:val="21"/>
          <w:szCs w:val="21"/>
          <w:bdr w:val="none" w:color="auto" w:sz="0" w:space="0"/>
          <w:shd w:val="clear" w:fill="FFFFFF"/>
          <w:vertAlign w:val="baseline"/>
        </w:rPr>
        <w:t>The next morning we wake up early for a sunrise drive, before leaving the park and heading to Ngorongoro crater for our last day. It’s cold but we don’t care. If day two’s half as perfect as day one, we’ll consider ourselves the luckiest girls in the world. We open the roof, start driving and quickly discover that yes, </w:t>
      </w:r>
      <w:r>
        <w:rPr>
          <w:rStyle w:val="7"/>
          <w:rFonts w:hint="default" w:ascii="Helvetica" w:hAnsi="Helvetica" w:eastAsia="Helvetica" w:cs="Helvetica"/>
          <w:i w:val="0"/>
          <w:caps w:val="0"/>
          <w:color w:val="444444"/>
          <w:spacing w:val="0"/>
          <w:sz w:val="21"/>
          <w:szCs w:val="21"/>
          <w:bdr w:val="none" w:color="auto" w:sz="0" w:space="0"/>
          <w:shd w:val="clear" w:fill="FFFFFF"/>
          <w:vertAlign w:val="baseline"/>
        </w:rPr>
        <w:t>you CAN get THIS lucky 2 days in a row…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Helvetica" w:hAnsi="Helvetica" w:eastAsia="Helvetica" w:cs="Helvetica"/>
          <w:i w:val="0"/>
          <w:caps w:val="0"/>
          <w:color w:val="444444"/>
          <w:spacing w:val="0"/>
          <w:sz w:val="21"/>
          <w:szCs w:val="21"/>
        </w:rPr>
      </w:pPr>
      <w:r>
        <w:rPr>
          <w:rFonts w:hint="default" w:ascii="Helvetica" w:hAnsi="Helvetica" w:eastAsia="Helvetica" w:cs="Helvetica"/>
          <w:i w:val="0"/>
          <w:caps w:val="0"/>
          <w:color w:val="444444"/>
          <w:spacing w:val="0"/>
          <w:kern w:val="0"/>
          <w:sz w:val="21"/>
          <w:szCs w:val="21"/>
          <w:bdr w:val="none" w:color="auto" w:sz="0" w:space="0"/>
          <w:shd w:val="clear" w:fill="FFFFFF"/>
          <w:lang w:val="en-US" w:eastAsia="zh-CN" w:bidi="ar"/>
        </w:rPr>
        <w:drawing>
          <wp:inline distT="0" distB="0" distL="114300" distR="114300">
            <wp:extent cx="9525000" cy="5076825"/>
            <wp:effectExtent l="0" t="0" r="0" b="9525"/>
            <wp:docPr id="9" name="Image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2" descr="IMG_265"/>
                    <pic:cNvPicPr>
                      <a:picLocks noChangeAspect="1"/>
                    </pic:cNvPicPr>
                  </pic:nvPicPr>
                  <pic:blipFill>
                    <a:blip r:embed="rId16"/>
                    <a:stretch>
                      <a:fillRect/>
                    </a:stretch>
                  </pic:blipFill>
                  <pic:spPr>
                    <a:xfrm>
                      <a:off x="0" y="0"/>
                      <a:ext cx="9525000" cy="50768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Helvetica" w:hAnsi="Helvetica" w:eastAsia="Helvetica" w:cs="Helvetica"/>
          <w:i w:val="0"/>
          <w:caps w:val="0"/>
          <w:color w:val="444444"/>
          <w:spacing w:val="0"/>
          <w:sz w:val="21"/>
          <w:szCs w:val="21"/>
        </w:rPr>
      </w:pPr>
      <w:r>
        <w:rPr>
          <w:rFonts w:hint="default" w:ascii="Helvetica" w:hAnsi="Helvetica" w:eastAsia="Helvetica" w:cs="Helvetica"/>
          <w:i w:val="0"/>
          <w:caps w:val="0"/>
          <w:color w:val="444444"/>
          <w:spacing w:val="0"/>
          <w:kern w:val="0"/>
          <w:sz w:val="21"/>
          <w:szCs w:val="21"/>
          <w:bdr w:val="none" w:color="auto" w:sz="0" w:space="0"/>
          <w:shd w:val="clear" w:fill="FFFFFF"/>
          <w:lang w:val="en-US" w:eastAsia="zh-CN" w:bidi="ar"/>
        </w:rPr>
        <w:drawing>
          <wp:inline distT="0" distB="0" distL="114300" distR="114300">
            <wp:extent cx="9525000" cy="6619875"/>
            <wp:effectExtent l="0" t="0" r="0" b="9525"/>
            <wp:docPr id="10" name="Image 1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3" descr="IMG_266"/>
                    <pic:cNvPicPr>
                      <a:picLocks noChangeAspect="1"/>
                    </pic:cNvPicPr>
                  </pic:nvPicPr>
                  <pic:blipFill>
                    <a:blip r:embed="rId17"/>
                    <a:stretch>
                      <a:fillRect/>
                    </a:stretch>
                  </pic:blipFill>
                  <pic:spPr>
                    <a:xfrm>
                      <a:off x="0" y="0"/>
                      <a:ext cx="9525000" cy="66198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0" w:right="0"/>
        <w:jc w:val="left"/>
        <w:textAlignment w:val="baseline"/>
        <w:rPr>
          <w:sz w:val="21"/>
          <w:szCs w:val="21"/>
        </w:rPr>
      </w:pPr>
      <w:r>
        <w:rPr>
          <w:rFonts w:hint="default" w:ascii="Helvetica" w:hAnsi="Helvetica" w:eastAsia="Helvetica" w:cs="Helvetica"/>
          <w:i w:val="0"/>
          <w:caps w:val="0"/>
          <w:color w:val="444444"/>
          <w:spacing w:val="0"/>
          <w:sz w:val="21"/>
          <w:szCs w:val="21"/>
          <w:bdr w:val="none" w:color="auto" w:sz="0" w:space="0"/>
          <w:shd w:val="clear" w:fill="FFFFFF"/>
          <w:vertAlign w:val="baseline"/>
        </w:rPr>
        <w:t>The first rays of sun turn the dry grass into gold and warm us up slowly. We spot them shortly after. The male carelessly showing off his manliness, the female tirelessly trying to impress him. It’s a game of seduction, of push and pull, of not giving up, and while reality is probably less romantic than the image in our imagination, we can’t help but just stand there and dream of everlasting love.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Helvetica" w:hAnsi="Helvetica" w:eastAsia="Helvetica" w:cs="Helvetica"/>
          <w:i w:val="0"/>
          <w:caps w:val="0"/>
          <w:color w:val="444444"/>
          <w:spacing w:val="0"/>
          <w:sz w:val="21"/>
          <w:szCs w:val="21"/>
        </w:rPr>
      </w:pPr>
      <w:r>
        <w:rPr>
          <w:rFonts w:hint="default" w:ascii="Helvetica" w:hAnsi="Helvetica" w:eastAsia="Helvetica" w:cs="Helvetica"/>
          <w:i w:val="0"/>
          <w:caps w:val="0"/>
          <w:color w:val="444444"/>
          <w:spacing w:val="0"/>
          <w:kern w:val="0"/>
          <w:sz w:val="21"/>
          <w:szCs w:val="21"/>
          <w:bdr w:val="none" w:color="auto" w:sz="0" w:space="0"/>
          <w:shd w:val="clear" w:fill="FFFFFF"/>
          <w:lang w:val="en-US" w:eastAsia="zh-CN" w:bidi="ar"/>
        </w:rPr>
        <w:drawing>
          <wp:inline distT="0" distB="0" distL="114300" distR="114300">
            <wp:extent cx="9525000" cy="7153275"/>
            <wp:effectExtent l="0" t="0" r="0" b="9525"/>
            <wp:docPr id="7" name="Image 1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4" descr="IMG_267"/>
                    <pic:cNvPicPr>
                      <a:picLocks noChangeAspect="1"/>
                    </pic:cNvPicPr>
                  </pic:nvPicPr>
                  <pic:blipFill>
                    <a:blip r:embed="rId18"/>
                    <a:stretch>
                      <a:fillRect/>
                    </a:stretch>
                  </pic:blipFill>
                  <pic:spPr>
                    <a:xfrm>
                      <a:off x="0" y="0"/>
                      <a:ext cx="9525000" cy="71532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Helvetica" w:hAnsi="Helvetica" w:eastAsia="Helvetica" w:cs="Helvetica"/>
          <w:i w:val="0"/>
          <w:caps w:val="0"/>
          <w:color w:val="444444"/>
          <w:spacing w:val="0"/>
          <w:sz w:val="21"/>
          <w:szCs w:val="21"/>
        </w:rPr>
      </w:pPr>
      <w:r>
        <w:rPr>
          <w:rFonts w:hint="default" w:ascii="Helvetica" w:hAnsi="Helvetica" w:eastAsia="Helvetica" w:cs="Helvetica"/>
          <w:i w:val="0"/>
          <w:caps w:val="0"/>
          <w:color w:val="444444"/>
          <w:spacing w:val="0"/>
          <w:kern w:val="0"/>
          <w:sz w:val="21"/>
          <w:szCs w:val="21"/>
          <w:bdr w:val="none" w:color="auto" w:sz="0" w:space="0"/>
          <w:shd w:val="clear" w:fill="FFFFFF"/>
          <w:lang w:val="en-US" w:eastAsia="zh-CN" w:bidi="ar"/>
        </w:rPr>
        <w:drawing>
          <wp:inline distT="0" distB="0" distL="114300" distR="114300">
            <wp:extent cx="5715000" cy="9525000"/>
            <wp:effectExtent l="0" t="0" r="0" b="0"/>
            <wp:docPr id="14" name="Image 1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5" descr="IMG_268"/>
                    <pic:cNvPicPr>
                      <a:picLocks noChangeAspect="1"/>
                    </pic:cNvPicPr>
                  </pic:nvPicPr>
                  <pic:blipFill>
                    <a:blip r:embed="rId19"/>
                    <a:stretch>
                      <a:fillRect/>
                    </a:stretch>
                  </pic:blipFill>
                  <pic:spPr>
                    <a:xfrm>
                      <a:off x="0" y="0"/>
                      <a:ext cx="5715000" cy="9525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Helvetica" w:hAnsi="Helvetica" w:eastAsia="Helvetica" w:cs="Helvetica"/>
          <w:i w:val="0"/>
          <w:caps w:val="0"/>
          <w:color w:val="444444"/>
          <w:spacing w:val="0"/>
          <w:sz w:val="21"/>
          <w:szCs w:val="21"/>
        </w:rPr>
      </w:pPr>
      <w:r>
        <w:rPr>
          <w:rFonts w:hint="default" w:ascii="Helvetica" w:hAnsi="Helvetica" w:eastAsia="Helvetica" w:cs="Helvetica"/>
          <w:i w:val="0"/>
          <w:caps w:val="0"/>
          <w:color w:val="444444"/>
          <w:spacing w:val="0"/>
          <w:kern w:val="0"/>
          <w:sz w:val="21"/>
          <w:szCs w:val="21"/>
          <w:bdr w:val="none" w:color="auto" w:sz="0" w:space="0"/>
          <w:shd w:val="clear" w:fill="FFFFFF"/>
          <w:lang w:val="en-US" w:eastAsia="zh-CN" w:bidi="ar"/>
        </w:rPr>
        <w:drawing>
          <wp:inline distT="0" distB="0" distL="114300" distR="114300">
            <wp:extent cx="7143750" cy="11906250"/>
            <wp:effectExtent l="0" t="0" r="0" b="0"/>
            <wp:docPr id="15" name="Image 1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6" descr="IMG_269"/>
                    <pic:cNvPicPr>
                      <a:picLocks noChangeAspect="1"/>
                    </pic:cNvPicPr>
                  </pic:nvPicPr>
                  <pic:blipFill>
                    <a:blip r:embed="rId20"/>
                    <a:stretch>
                      <a:fillRect/>
                    </a:stretch>
                  </pic:blipFill>
                  <pic:spPr>
                    <a:xfrm>
                      <a:off x="0" y="0"/>
                      <a:ext cx="7143750" cy="119062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Helvetica" w:hAnsi="Helvetica" w:eastAsia="Helvetica" w:cs="Helvetica"/>
          <w:i w:val="0"/>
          <w:caps w:val="0"/>
          <w:color w:val="444444"/>
          <w:spacing w:val="0"/>
          <w:sz w:val="21"/>
          <w:szCs w:val="21"/>
        </w:rPr>
      </w:pPr>
      <w:r>
        <w:rPr>
          <w:rFonts w:hint="default" w:ascii="Helvetica" w:hAnsi="Helvetica" w:eastAsia="Helvetica" w:cs="Helvetica"/>
          <w:i w:val="0"/>
          <w:caps w:val="0"/>
          <w:color w:val="444444"/>
          <w:spacing w:val="0"/>
          <w:kern w:val="0"/>
          <w:sz w:val="21"/>
          <w:szCs w:val="21"/>
          <w:bdr w:val="none" w:color="auto" w:sz="0" w:space="0"/>
          <w:shd w:val="clear" w:fill="FFFFFF"/>
          <w:lang w:val="en-US" w:eastAsia="zh-CN" w:bidi="ar"/>
        </w:rPr>
        <w:drawing>
          <wp:inline distT="0" distB="0" distL="114300" distR="114300">
            <wp:extent cx="9525000" cy="7153275"/>
            <wp:effectExtent l="0" t="0" r="0" b="9525"/>
            <wp:docPr id="16" name="Image 1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7" descr="IMG_270"/>
                    <pic:cNvPicPr>
                      <a:picLocks noChangeAspect="1"/>
                    </pic:cNvPicPr>
                  </pic:nvPicPr>
                  <pic:blipFill>
                    <a:blip r:embed="rId21"/>
                    <a:stretch>
                      <a:fillRect/>
                    </a:stretch>
                  </pic:blipFill>
                  <pic:spPr>
                    <a:xfrm>
                      <a:off x="0" y="0"/>
                      <a:ext cx="9525000" cy="71532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0" w:right="0"/>
        <w:jc w:val="left"/>
        <w:textAlignment w:val="baseline"/>
        <w:rPr>
          <w:sz w:val="21"/>
          <w:szCs w:val="21"/>
        </w:rPr>
      </w:pPr>
      <w:r>
        <w:rPr>
          <w:rFonts w:hint="default" w:ascii="Helvetica" w:hAnsi="Helvetica" w:eastAsia="Helvetica" w:cs="Helvetica"/>
          <w:i w:val="0"/>
          <w:caps w:val="0"/>
          <w:color w:val="444444"/>
          <w:spacing w:val="0"/>
          <w:sz w:val="21"/>
          <w:szCs w:val="21"/>
          <w:bdr w:val="none" w:color="auto" w:sz="0" w:space="0"/>
          <w:shd w:val="clear" w:fill="FFFFFF"/>
          <w:vertAlign w:val="baseline"/>
        </w:rPr>
        <w:t>It goes on for more than 30 minutes before they decide to leave. Another male lion is approaching from  far and the nearby rocks offer better shelter. The male takes the lead, and it’s almost as if he’s inviting us to follow them. Another 30 minutes pass by as we advance slowly, but we don’t get bored for even a second. </w:t>
      </w:r>
      <w:r>
        <w:rPr>
          <w:rStyle w:val="8"/>
          <w:rFonts w:hint="default" w:ascii="Helvetica" w:hAnsi="Helvetica" w:eastAsia="Helvetica" w:cs="Helvetica"/>
          <w:i/>
          <w:caps w:val="0"/>
          <w:color w:val="444444"/>
          <w:spacing w:val="0"/>
          <w:sz w:val="21"/>
          <w:szCs w:val="21"/>
          <w:bdr w:val="none" w:color="auto" w:sz="0" w:space="0"/>
          <w:shd w:val="clear" w:fill="FFFFFF"/>
          <w:vertAlign w:val="baseline"/>
        </w:rPr>
        <w:t>‘Can you feel the love </w:t>
      </w:r>
      <w:del w:id="1">
        <w:r>
          <w:rPr>
            <w:rStyle w:val="8"/>
            <w:rFonts w:hint="default" w:ascii="Helvetica" w:hAnsi="Helvetica" w:eastAsia="Helvetica" w:cs="Helvetica"/>
            <w:i/>
            <w:caps w:val="0"/>
            <w:color w:val="444444"/>
            <w:spacing w:val="0"/>
            <w:sz w:val="21"/>
            <w:szCs w:val="21"/>
            <w:bdr w:val="none" w:color="auto" w:sz="0" w:space="0"/>
            <w:shd w:val="clear" w:fill="FFFFFF"/>
            <w:vertAlign w:val="baseline"/>
          </w:rPr>
          <w:delText>tonight</w:delText>
        </w:r>
      </w:del>
      <w:r>
        <w:rPr>
          <w:rStyle w:val="8"/>
          <w:rFonts w:hint="default" w:ascii="Helvetica" w:hAnsi="Helvetica" w:eastAsia="Helvetica" w:cs="Helvetica"/>
          <w:i/>
          <w:caps w:val="0"/>
          <w:color w:val="444444"/>
          <w:spacing w:val="0"/>
          <w:sz w:val="21"/>
          <w:szCs w:val="21"/>
          <w:bdr w:val="none" w:color="auto" w:sz="0" w:space="0"/>
          <w:shd w:val="clear" w:fill="FFFFFF"/>
          <w:vertAlign w:val="baseline"/>
        </w:rPr>
        <w:t> today?</w:t>
      </w:r>
      <w:r>
        <w:rPr>
          <w:rFonts w:hint="default" w:ascii="Helvetica" w:hAnsi="Helvetica" w:eastAsia="Helvetica" w:cs="Helvetica"/>
          <w:i w:val="0"/>
          <w:caps w:val="0"/>
          <w:color w:val="444444"/>
          <w:spacing w:val="0"/>
          <w:sz w:val="21"/>
          <w:szCs w:val="21"/>
          <w:bdr w:val="none" w:color="auto" w:sz="0" w:space="0"/>
          <w:shd w:val="clear" w:fill="FFFFFF"/>
          <w:vertAlign w:val="baseline"/>
        </w:rPr>
        <w:t>‘  </w:t>
      </w:r>
      <w:r>
        <w:rPr>
          <w:rStyle w:val="7"/>
          <w:rFonts w:hint="default" w:ascii="Helvetica" w:hAnsi="Helvetica" w:eastAsia="Helvetica" w:cs="Helvetica"/>
          <w:i w:val="0"/>
          <w:caps w:val="0"/>
          <w:color w:val="444444"/>
          <w:spacing w:val="0"/>
          <w:sz w:val="21"/>
          <w:szCs w:val="21"/>
          <w:bdr w:val="none" w:color="auto" w:sz="0" w:space="0"/>
          <w:shd w:val="clear" w:fill="FFFFFF"/>
          <w:vertAlign w:val="baseline"/>
        </w:rPr>
        <w:t>How could we not??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Helvetica" w:hAnsi="Helvetica" w:eastAsia="Helvetica" w:cs="Helvetica"/>
          <w:i w:val="0"/>
          <w:caps w:val="0"/>
          <w:color w:val="444444"/>
          <w:spacing w:val="0"/>
          <w:sz w:val="21"/>
          <w:szCs w:val="21"/>
        </w:rPr>
      </w:pPr>
      <w:r>
        <w:rPr>
          <w:rFonts w:hint="default" w:ascii="Helvetica" w:hAnsi="Helvetica" w:eastAsia="Helvetica" w:cs="Helvetica"/>
          <w:i w:val="0"/>
          <w:caps w:val="0"/>
          <w:color w:val="444444"/>
          <w:spacing w:val="0"/>
          <w:kern w:val="0"/>
          <w:sz w:val="21"/>
          <w:szCs w:val="21"/>
          <w:bdr w:val="none" w:color="auto" w:sz="0" w:space="0"/>
          <w:shd w:val="clear" w:fill="FFFFFF"/>
          <w:lang w:val="en-US" w:eastAsia="zh-CN" w:bidi="ar"/>
        </w:rPr>
        <w:drawing>
          <wp:inline distT="0" distB="0" distL="114300" distR="114300">
            <wp:extent cx="9525000" cy="6305550"/>
            <wp:effectExtent l="0" t="0" r="0" b="0"/>
            <wp:docPr id="21" name="Image 18"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8" descr="IMG_271"/>
                    <pic:cNvPicPr>
                      <a:picLocks noChangeAspect="1"/>
                    </pic:cNvPicPr>
                  </pic:nvPicPr>
                  <pic:blipFill>
                    <a:blip r:embed="rId22"/>
                    <a:stretch>
                      <a:fillRect/>
                    </a:stretch>
                  </pic:blipFill>
                  <pic:spPr>
                    <a:xfrm>
                      <a:off x="0" y="0"/>
                      <a:ext cx="9525000" cy="63055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Helvetica" w:hAnsi="Helvetica" w:eastAsia="Helvetica" w:cs="Helvetica"/>
          <w:i w:val="0"/>
          <w:caps w:val="0"/>
          <w:color w:val="444444"/>
          <w:spacing w:val="0"/>
          <w:sz w:val="21"/>
          <w:szCs w:val="21"/>
        </w:rPr>
      </w:pPr>
      <w:r>
        <w:rPr>
          <w:rFonts w:hint="default" w:ascii="Helvetica" w:hAnsi="Helvetica" w:eastAsia="Helvetica" w:cs="Helvetica"/>
          <w:i w:val="0"/>
          <w:caps w:val="0"/>
          <w:color w:val="444444"/>
          <w:spacing w:val="0"/>
          <w:kern w:val="0"/>
          <w:sz w:val="21"/>
          <w:szCs w:val="21"/>
          <w:bdr w:val="none" w:color="auto" w:sz="0" w:space="0"/>
          <w:shd w:val="clear" w:fill="FFFFFF"/>
          <w:lang w:val="en-US" w:eastAsia="zh-CN" w:bidi="ar"/>
        </w:rPr>
        <w:drawing>
          <wp:inline distT="0" distB="0" distL="114300" distR="114300">
            <wp:extent cx="7143750" cy="11906250"/>
            <wp:effectExtent l="0" t="0" r="0" b="0"/>
            <wp:docPr id="19" name="Image 19"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IMG_272"/>
                    <pic:cNvPicPr>
                      <a:picLocks noChangeAspect="1"/>
                    </pic:cNvPicPr>
                  </pic:nvPicPr>
                  <pic:blipFill>
                    <a:blip r:embed="rId23"/>
                    <a:stretch>
                      <a:fillRect/>
                    </a:stretch>
                  </pic:blipFill>
                  <pic:spPr>
                    <a:xfrm>
                      <a:off x="0" y="0"/>
                      <a:ext cx="7143750" cy="119062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Helvetica" w:hAnsi="Helvetica" w:eastAsia="Helvetica" w:cs="Helvetica"/>
          <w:i w:val="0"/>
          <w:caps w:val="0"/>
          <w:color w:val="444444"/>
          <w:spacing w:val="0"/>
          <w:sz w:val="21"/>
          <w:szCs w:val="21"/>
        </w:rPr>
      </w:pPr>
      <w:r>
        <w:rPr>
          <w:rFonts w:hint="default" w:ascii="Helvetica" w:hAnsi="Helvetica" w:eastAsia="Helvetica" w:cs="Helvetica"/>
          <w:i w:val="0"/>
          <w:caps w:val="0"/>
          <w:color w:val="444444"/>
          <w:spacing w:val="0"/>
          <w:kern w:val="0"/>
          <w:sz w:val="21"/>
          <w:szCs w:val="21"/>
          <w:bdr w:val="none" w:color="auto" w:sz="0" w:space="0"/>
          <w:shd w:val="clear" w:fill="FFFFFF"/>
          <w:lang w:val="en-US" w:eastAsia="zh-CN" w:bidi="ar"/>
        </w:rPr>
        <w:drawing>
          <wp:inline distT="0" distB="0" distL="114300" distR="114300">
            <wp:extent cx="7143750" cy="11906250"/>
            <wp:effectExtent l="0" t="0" r="0" b="0"/>
            <wp:docPr id="18" name="Image 20"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0" descr="IMG_273"/>
                    <pic:cNvPicPr>
                      <a:picLocks noChangeAspect="1"/>
                    </pic:cNvPicPr>
                  </pic:nvPicPr>
                  <pic:blipFill>
                    <a:blip r:embed="rId24"/>
                    <a:stretch>
                      <a:fillRect/>
                    </a:stretch>
                  </pic:blipFill>
                  <pic:spPr>
                    <a:xfrm>
                      <a:off x="0" y="0"/>
                      <a:ext cx="7143750" cy="11906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0" w:right="0"/>
        <w:jc w:val="both"/>
        <w:textAlignment w:val="baseline"/>
        <w:rPr>
          <w:rFonts w:hint="default" w:ascii="Helvetica" w:hAnsi="Helvetica" w:eastAsia="Helvetica" w:cs="Helvetica"/>
          <w:i w:val="0"/>
          <w:sz w:val="21"/>
          <w:szCs w:val="21"/>
        </w:rPr>
      </w:pPr>
      <w:r>
        <w:rPr>
          <w:rStyle w:val="7"/>
          <w:rFonts w:hint="default" w:ascii="Helvetica" w:hAnsi="Helvetica" w:eastAsia="Helvetica" w:cs="Helvetica"/>
          <w:i w:val="0"/>
          <w:caps w:val="0"/>
          <w:color w:val="444444"/>
          <w:spacing w:val="0"/>
          <w:sz w:val="21"/>
          <w:szCs w:val="21"/>
          <w:bdr w:val="none" w:color="auto" w:sz="0" w:space="0"/>
          <w:shd w:val="clear" w:fill="FFFFFF"/>
          <w:vertAlign w:val="baseline"/>
        </w:rPr>
        <w:t>But our luck’s not over yet.</w:t>
      </w:r>
      <w:r>
        <w:rPr>
          <w:rFonts w:hint="default" w:ascii="Helvetica" w:hAnsi="Helvetica" w:eastAsia="Helvetica" w:cs="Helvetica"/>
          <w:i w:val="0"/>
          <w:caps w:val="0"/>
          <w:color w:val="444444"/>
          <w:spacing w:val="0"/>
          <w:sz w:val="21"/>
          <w:szCs w:val="21"/>
          <w:bdr w:val="none" w:color="auto" w:sz="0" w:space="0"/>
          <w:shd w:val="clear" w:fill="FFFFFF"/>
          <w:vertAlign w:val="baseline"/>
        </w:rPr>
        <w:t> A bit later we run into a whole group of lion cubs and their mothers, and right before we leave the park we spot a leopard jumping out of a tree. Big 5, 4 down, 1 left, with 1 day to go! With our fingers crossed for rhinos tomorrow (</w:t>
      </w:r>
      <w:r>
        <w:rPr>
          <w:rStyle w:val="8"/>
          <w:rFonts w:hint="default" w:ascii="Helvetica" w:hAnsi="Helvetica" w:eastAsia="Helvetica" w:cs="Helvetica"/>
          <w:i/>
          <w:caps w:val="0"/>
          <w:color w:val="444444"/>
          <w:spacing w:val="0"/>
          <w:sz w:val="21"/>
          <w:szCs w:val="21"/>
          <w:bdr w:val="none" w:color="auto" w:sz="0" w:space="0"/>
          <w:shd w:val="clear" w:fill="FFFFFF"/>
          <w:vertAlign w:val="baseline"/>
        </w:rPr>
        <w:t>there are no rhinos in Lake Manyara or the Serengeti so our only chance to spot them will be Ngorongoro crater</w:t>
      </w:r>
      <w:r>
        <w:rPr>
          <w:rFonts w:hint="default" w:ascii="Helvetica" w:hAnsi="Helvetica" w:eastAsia="Helvetica" w:cs="Helvetica"/>
          <w:i w:val="0"/>
          <w:caps w:val="0"/>
          <w:color w:val="444444"/>
          <w:spacing w:val="0"/>
          <w:sz w:val="21"/>
          <w:szCs w:val="21"/>
          <w:bdr w:val="none" w:color="auto" w:sz="0" w:space="0"/>
          <w:shd w:val="clear" w:fill="FFFFFF"/>
          <w:vertAlign w:val="baseline"/>
        </w:rPr>
        <w:t>), we leave the Serengeti.</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720" w:right="720"/>
        <w:jc w:val="center"/>
        <w:textAlignment w:val="baseline"/>
        <w:rPr>
          <w:sz w:val="24"/>
          <w:szCs w:val="24"/>
        </w:rPr>
      </w:pPr>
      <w:r>
        <w:rPr>
          <w:rFonts w:hint="default" w:ascii="Helvetica" w:hAnsi="Helvetica" w:eastAsia="Helvetica" w:cs="Helvetica"/>
          <w:i w:val="0"/>
          <w:caps/>
          <w:color w:val="444444"/>
          <w:spacing w:val="30"/>
          <w:sz w:val="24"/>
          <w:szCs w:val="24"/>
          <w:bdr w:val="none" w:color="auto" w:sz="0" w:space="0"/>
          <w:shd w:val="clear" w:fill="FFFFFF"/>
          <w:vertAlign w:val="baseline"/>
        </w:rPr>
        <w:t>WHAT HAPPENED IN THE PAST TWO DAYS IS TOO GOOD TO BE TRUE.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0" w:right="0"/>
        <w:jc w:val="both"/>
        <w:textAlignment w:val="baseline"/>
        <w:rPr>
          <w:rFonts w:hint="default" w:ascii="Helvetica" w:hAnsi="Helvetica" w:eastAsia="Helvetica" w:cs="Helvetica"/>
          <w:i w:val="0"/>
          <w:sz w:val="21"/>
          <w:szCs w:val="21"/>
        </w:rPr>
      </w:pPr>
      <w:r>
        <w:rPr>
          <w:rStyle w:val="7"/>
          <w:rFonts w:hint="default" w:ascii="Helvetica" w:hAnsi="Helvetica" w:eastAsia="Helvetica" w:cs="Helvetica"/>
          <w:i w:val="0"/>
          <w:caps w:val="0"/>
          <w:color w:val="444444"/>
          <w:spacing w:val="0"/>
          <w:sz w:val="21"/>
          <w:szCs w:val="21"/>
          <w:bdr w:val="none" w:color="auto" w:sz="0" w:space="0"/>
          <w:shd w:val="clear" w:fill="FFFFFF"/>
          <w:vertAlign w:val="baseline"/>
        </w:rPr>
        <w:t>The scenery of the Serengeti is stunning, but mother nature’s show of rainbows, picture-perfect skies, animals showing up at exactly the right time and jaw-dropping sunrises and sunsets made it indescribable. It feels like there’s even more dust than when we arrived, but the only theme of this ride is gratitude.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Helvetica" w:hAnsi="Helvetica" w:eastAsia="Helvetica" w:cs="Helvetica"/>
          <w:i w:val="0"/>
          <w:caps w:val="0"/>
          <w:color w:val="444444"/>
          <w:spacing w:val="0"/>
          <w:sz w:val="21"/>
          <w:szCs w:val="21"/>
        </w:rPr>
      </w:pPr>
      <w:r>
        <w:rPr>
          <w:rFonts w:hint="default" w:ascii="Helvetica" w:hAnsi="Helvetica" w:eastAsia="Helvetica" w:cs="Helvetica"/>
          <w:i w:val="0"/>
          <w:caps w:val="0"/>
          <w:color w:val="444444"/>
          <w:spacing w:val="0"/>
          <w:kern w:val="0"/>
          <w:sz w:val="21"/>
          <w:szCs w:val="21"/>
          <w:bdr w:val="none" w:color="auto" w:sz="0" w:space="0"/>
          <w:shd w:val="clear" w:fill="FFFFFF"/>
          <w:lang w:val="en-US" w:eastAsia="zh-CN" w:bidi="ar"/>
        </w:rPr>
        <w:drawing>
          <wp:inline distT="0" distB="0" distL="114300" distR="114300">
            <wp:extent cx="9525000" cy="5972175"/>
            <wp:effectExtent l="0" t="0" r="0" b="9525"/>
            <wp:docPr id="22" name="Image 21"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1" descr="IMG_274"/>
                    <pic:cNvPicPr>
                      <a:picLocks noChangeAspect="1"/>
                    </pic:cNvPicPr>
                  </pic:nvPicPr>
                  <pic:blipFill>
                    <a:blip r:embed="rId25"/>
                    <a:stretch>
                      <a:fillRect/>
                    </a:stretch>
                  </pic:blipFill>
                  <pic:spPr>
                    <a:xfrm>
                      <a:off x="0" y="0"/>
                      <a:ext cx="9525000" cy="5972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line="15" w:lineRule="atLeast"/>
        <w:ind w:left="0" w:right="0"/>
        <w:jc w:val="center"/>
        <w:textAlignment w:val="baseline"/>
        <w:rPr>
          <w:rFonts w:hint="default" w:ascii="Comic Sans MS" w:hAnsi="Comic Sans MS" w:eastAsia="Comic Sans MS" w:cs="Comic Sans MS"/>
          <w:color w:val="444444"/>
          <w:spacing w:val="0"/>
          <w:sz w:val="49"/>
          <w:szCs w:val="49"/>
        </w:rPr>
      </w:pPr>
      <w:r>
        <w:rPr>
          <w:rFonts w:hint="default" w:ascii="Comic Sans MS" w:hAnsi="Comic Sans MS" w:eastAsia="Comic Sans MS" w:cs="Comic Sans MS"/>
          <w:i w:val="0"/>
          <w:caps w:val="0"/>
          <w:color w:val="444444"/>
          <w:spacing w:val="0"/>
          <w:sz w:val="49"/>
          <w:szCs w:val="49"/>
          <w:bdr w:val="none" w:color="auto" w:sz="0" w:space="0"/>
          <w:shd w:val="clear" w:fill="FFFFFF"/>
          <w:vertAlign w:val="baseline"/>
        </w:rPr>
        <w:t>A Serengeti safari - practical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0" w:right="0"/>
        <w:jc w:val="left"/>
        <w:textAlignment w:val="baseline"/>
        <w:rPr>
          <w:sz w:val="21"/>
          <w:szCs w:val="21"/>
        </w:rPr>
      </w:pPr>
      <w:r>
        <w:rPr>
          <w:rFonts w:hint="default" w:ascii="Helvetica" w:hAnsi="Helvetica" w:eastAsia="Helvetica" w:cs="Helvetica"/>
          <w:i w:val="0"/>
          <w:caps w:val="0"/>
          <w:color w:val="444444"/>
          <w:spacing w:val="0"/>
          <w:sz w:val="21"/>
          <w:szCs w:val="21"/>
          <w:bdr w:val="none" w:color="auto" w:sz="0" w:space="0"/>
          <w:shd w:val="clear" w:fill="FFFFFF"/>
          <w:vertAlign w:val="baseline"/>
        </w:rPr>
        <w:t>Famous for its migration of wildebeest and zebras, the Serengeti covers and area of about 30.000 km² in the north of Tanzania. It is without doubt my favorite park of the ones I visited in Tanzania (</w:t>
      </w:r>
      <w:r>
        <w:rPr>
          <w:rStyle w:val="8"/>
          <w:rFonts w:hint="default" w:ascii="Helvetica" w:hAnsi="Helvetica" w:eastAsia="Helvetica" w:cs="Helvetica"/>
          <w:i/>
          <w:caps w:val="0"/>
          <w:color w:val="444444"/>
          <w:spacing w:val="0"/>
          <w:sz w:val="21"/>
          <w:szCs w:val="21"/>
          <w:bdr w:val="none" w:color="auto" w:sz="0" w:space="0"/>
          <w:shd w:val="clear" w:fill="FFFFFF"/>
          <w:vertAlign w:val="baseline"/>
        </w:rPr>
        <w:t>Lake Manyara, Serengeti and Ngorongoro</w:t>
      </w:r>
      <w:r>
        <w:rPr>
          <w:rFonts w:hint="default" w:ascii="Helvetica" w:hAnsi="Helvetica" w:eastAsia="Helvetica" w:cs="Helvetica"/>
          <w:i w:val="0"/>
          <w:caps w:val="0"/>
          <w:color w:val="444444"/>
          <w:spacing w:val="0"/>
          <w:sz w:val="21"/>
          <w:szCs w:val="21"/>
          <w:bdr w:val="none" w:color="auto" w:sz="0" w:space="0"/>
          <w:shd w:val="clear" w:fill="FFFFFF"/>
          <w:vertAlign w:val="baseline"/>
        </w:rPr>
        <w:t>), and one of the most magical places I’ve ever seen.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Helvetica" w:hAnsi="Helvetica" w:eastAsia="Helvetica" w:cs="Helvetica"/>
          <w:i w:val="0"/>
          <w:caps w:val="0"/>
          <w:color w:val="444444"/>
          <w:spacing w:val="0"/>
          <w:sz w:val="21"/>
          <w:szCs w:val="21"/>
        </w:rPr>
      </w:pPr>
      <w:r>
        <w:rPr>
          <w:rFonts w:hint="default" w:ascii="Helvetica" w:hAnsi="Helvetica" w:eastAsia="Helvetica" w:cs="Helvetica"/>
          <w:i w:val="0"/>
          <w:caps w:val="0"/>
          <w:color w:val="444444"/>
          <w:spacing w:val="0"/>
          <w:kern w:val="0"/>
          <w:sz w:val="21"/>
          <w:szCs w:val="21"/>
          <w:bdr w:val="none" w:color="auto" w:sz="0" w:space="0"/>
          <w:shd w:val="clear" w:fill="FFFFFF"/>
          <w:lang w:val="en-US" w:eastAsia="zh-CN" w:bidi="ar"/>
        </w:rPr>
        <w:drawing>
          <wp:inline distT="0" distB="0" distL="114300" distR="114300">
            <wp:extent cx="9525000" cy="7153275"/>
            <wp:effectExtent l="0" t="0" r="0" b="9525"/>
            <wp:docPr id="17" name="Image 22"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2" descr="IMG_275"/>
                    <pic:cNvPicPr>
                      <a:picLocks noChangeAspect="1"/>
                    </pic:cNvPicPr>
                  </pic:nvPicPr>
                  <pic:blipFill>
                    <a:blip r:embed="rId26"/>
                    <a:stretch>
                      <a:fillRect/>
                    </a:stretch>
                  </pic:blipFill>
                  <pic:spPr>
                    <a:xfrm>
                      <a:off x="0" y="0"/>
                      <a:ext cx="9525000" cy="71532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0" w:right="0"/>
        <w:jc w:val="both"/>
        <w:textAlignment w:val="baseline"/>
        <w:rPr>
          <w:rFonts w:hint="default" w:ascii="Helvetica" w:hAnsi="Helvetica" w:eastAsia="Helvetica" w:cs="Helvetica"/>
          <w:i w:val="0"/>
          <w:sz w:val="21"/>
          <w:szCs w:val="21"/>
        </w:rPr>
      </w:pPr>
      <w:r>
        <w:rPr>
          <w:rFonts w:hint="default" w:ascii="Helvetica" w:hAnsi="Helvetica" w:eastAsia="Helvetica" w:cs="Helvetica"/>
          <w:i w:val="0"/>
          <w:caps w:val="0"/>
          <w:color w:val="444444"/>
          <w:spacing w:val="0"/>
          <w:sz w:val="21"/>
          <w:szCs w:val="21"/>
          <w:bdr w:val="none" w:color="auto" w:sz="0" w:space="0"/>
          <w:shd w:val="clear" w:fill="FFFFFF"/>
          <w:vertAlign w:val="baseline"/>
        </w:rPr>
        <w:t>Budget travelers often choose to skip it because entrance fees are higher than those of other parks and getting there is quite costly too as it’s far from any city and you have to drive through Ngorongoro. This means you have to pay the entrance fee for Ngorongoro, and you have to pay it again when you actually visit this park, or when you drive back in case you choose not to visit it.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0" w:right="0"/>
        <w:jc w:val="left"/>
        <w:textAlignment w:val="baseline"/>
        <w:rPr>
          <w:rFonts w:hint="default" w:ascii="Helvetica" w:hAnsi="Helvetica" w:eastAsia="Helvetica" w:cs="Helvetica"/>
          <w:i w:val="0"/>
          <w:sz w:val="21"/>
          <w:szCs w:val="21"/>
        </w:rPr>
      </w:pPr>
      <w:r>
        <w:rPr>
          <w:rFonts w:hint="default" w:ascii="Helvetica" w:hAnsi="Helvetica" w:eastAsia="Helvetica" w:cs="Helvetica"/>
          <w:i w:val="0"/>
          <w:caps w:val="0"/>
          <w:color w:val="444444"/>
          <w:spacing w:val="0"/>
          <w:sz w:val="21"/>
          <w:szCs w:val="21"/>
          <w:bdr w:val="none" w:color="auto" w:sz="0" w:space="0"/>
          <w:shd w:val="clear" w:fill="FFFFFF"/>
          <w:vertAlign w:val="baseline"/>
        </w:rPr>
        <w:t>My idea about this? </w:t>
      </w:r>
      <w:r>
        <w:rPr>
          <w:rStyle w:val="7"/>
          <w:rFonts w:hint="default" w:ascii="Helvetica" w:hAnsi="Helvetica" w:eastAsia="Helvetica" w:cs="Helvetica"/>
          <w:i w:val="0"/>
          <w:caps w:val="0"/>
          <w:color w:val="444444"/>
          <w:spacing w:val="0"/>
          <w:sz w:val="21"/>
          <w:szCs w:val="21"/>
          <w:bdr w:val="none" w:color="auto" w:sz="0" w:space="0"/>
          <w:shd w:val="clear" w:fill="FFFFFF"/>
          <w:vertAlign w:val="baseline"/>
        </w:rPr>
        <w:t>Whatever you do, don’t skip the Serengeti!</w:t>
      </w:r>
      <w:r>
        <w:rPr>
          <w:rFonts w:hint="default" w:ascii="Helvetica" w:hAnsi="Helvetica" w:eastAsia="Helvetica" w:cs="Helvetica"/>
          <w:i w:val="0"/>
          <w:caps w:val="0"/>
          <w:color w:val="444444"/>
          <w:spacing w:val="0"/>
          <w:sz w:val="21"/>
          <w:szCs w:val="21"/>
          <w:bdr w:val="none" w:color="auto" w:sz="0" w:space="0"/>
          <w:shd w:val="clear" w:fill="FFFFFF"/>
          <w:vertAlign w:val="baseline"/>
        </w:rPr>
        <w:t> Skip ANY other park if you’re on a tight budget, but go to the Serengeti! #EnoughSaid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Helvetica" w:hAnsi="Helvetica" w:eastAsia="Helvetica" w:cs="Helvetica"/>
          <w:i w:val="0"/>
          <w:caps w:val="0"/>
          <w:color w:val="444444"/>
          <w:spacing w:val="0"/>
          <w:sz w:val="21"/>
          <w:szCs w:val="21"/>
        </w:rPr>
      </w:pPr>
      <w:r>
        <w:rPr>
          <w:rFonts w:hint="default" w:ascii="Helvetica" w:hAnsi="Helvetica" w:eastAsia="Helvetica" w:cs="Helvetica"/>
          <w:i w:val="0"/>
          <w:caps w:val="0"/>
          <w:color w:val="444444"/>
          <w:spacing w:val="0"/>
          <w:kern w:val="0"/>
          <w:sz w:val="21"/>
          <w:szCs w:val="21"/>
          <w:bdr w:val="none" w:color="auto" w:sz="0" w:space="0"/>
          <w:shd w:val="clear" w:fill="FFFFFF"/>
          <w:lang w:val="en-US" w:eastAsia="zh-CN" w:bidi="ar"/>
        </w:rPr>
        <w:drawing>
          <wp:inline distT="0" distB="0" distL="114300" distR="114300">
            <wp:extent cx="9525000" cy="5886450"/>
            <wp:effectExtent l="0" t="0" r="0" b="0"/>
            <wp:docPr id="20" name="Image 23"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3" descr="IMG_276"/>
                    <pic:cNvPicPr>
                      <a:picLocks noChangeAspect="1"/>
                    </pic:cNvPicPr>
                  </pic:nvPicPr>
                  <pic:blipFill>
                    <a:blip r:embed="rId27"/>
                    <a:stretch>
                      <a:fillRect/>
                    </a:stretch>
                  </pic:blipFill>
                  <pic:spPr>
                    <a:xfrm>
                      <a:off x="0" y="0"/>
                      <a:ext cx="9525000" cy="58864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0" w:right="0"/>
        <w:jc w:val="both"/>
        <w:textAlignment w:val="baseline"/>
        <w:rPr>
          <w:rFonts w:hint="default" w:ascii="Helvetica" w:hAnsi="Helvetica" w:eastAsia="Helvetica" w:cs="Helvetica"/>
          <w:i w:val="0"/>
          <w:sz w:val="21"/>
          <w:szCs w:val="21"/>
        </w:rPr>
      </w:pPr>
      <w:r>
        <w:rPr>
          <w:rFonts w:hint="default" w:ascii="Helvetica" w:hAnsi="Helvetica" w:eastAsia="Helvetica" w:cs="Helvetica"/>
          <w:i w:val="0"/>
          <w:caps w:val="0"/>
          <w:color w:val="444444"/>
          <w:spacing w:val="0"/>
          <w:sz w:val="21"/>
          <w:szCs w:val="21"/>
          <w:bdr w:val="none" w:color="auto" w:sz="0" w:space="0"/>
          <w:shd w:val="clear" w:fill="FFFFFF"/>
          <w:vertAlign w:val="baseline"/>
        </w:rPr>
        <w:t>There’s several options to visit, according to your budget and time, but </w:t>
      </w:r>
      <w:r>
        <w:rPr>
          <w:rStyle w:val="7"/>
          <w:rFonts w:hint="default" w:ascii="Helvetica" w:hAnsi="Helvetica" w:eastAsia="Helvetica" w:cs="Helvetica"/>
          <w:i w:val="0"/>
          <w:caps w:val="0"/>
          <w:color w:val="444444"/>
          <w:spacing w:val="0"/>
          <w:sz w:val="21"/>
          <w:szCs w:val="21"/>
          <w:bdr w:val="none" w:color="auto" w:sz="0" w:space="0"/>
          <w:shd w:val="clear" w:fill="FFFFFF"/>
          <w:vertAlign w:val="baseline"/>
        </w:rPr>
        <w:t>a combination of a sunset visit on day 1 with a sunrise drive the day after is just perfect!</w:t>
      </w:r>
      <w:r>
        <w:rPr>
          <w:rFonts w:hint="default" w:ascii="Helvetica" w:hAnsi="Helvetica" w:eastAsia="Helvetica" w:cs="Helvetica"/>
          <w:i w:val="0"/>
          <w:caps w:val="0"/>
          <w:color w:val="444444"/>
          <w:spacing w:val="0"/>
          <w:sz w:val="21"/>
          <w:szCs w:val="21"/>
          <w:bdr w:val="none" w:color="auto" w:sz="0" w:space="0"/>
          <w:shd w:val="clear" w:fill="FFFFFF"/>
          <w:vertAlign w:val="baseline"/>
        </w:rPr>
        <w:t> Depending on the time of the year you can witness the migration of the wildebeest, but you might need to go much further into the park, in which case you’ll need several days in total.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0" w:right="0"/>
        <w:jc w:val="both"/>
        <w:textAlignment w:val="baseline"/>
        <w:rPr>
          <w:rFonts w:hint="default" w:ascii="Helvetica" w:hAnsi="Helvetica" w:eastAsia="Helvetica" w:cs="Helvetica"/>
          <w:i w:val="0"/>
          <w:sz w:val="21"/>
          <w:szCs w:val="21"/>
        </w:rPr>
      </w:pPr>
      <w:r>
        <w:rPr>
          <w:rStyle w:val="7"/>
          <w:rFonts w:hint="default" w:ascii="Helvetica" w:hAnsi="Helvetica" w:eastAsia="Helvetica" w:cs="Helvetica"/>
          <w:i w:val="0"/>
          <w:caps w:val="0"/>
          <w:color w:val="444444"/>
          <w:spacing w:val="0"/>
          <w:sz w:val="21"/>
          <w:szCs w:val="21"/>
          <w:bdr w:val="none" w:color="auto" w:sz="0" w:space="0"/>
          <w:shd w:val="clear" w:fill="FFFFFF"/>
          <w:vertAlign w:val="baseline"/>
        </w:rPr>
        <w:t>For more general safari information</w:t>
      </w:r>
      <w:r>
        <w:rPr>
          <w:rFonts w:hint="default" w:ascii="Helvetica" w:hAnsi="Helvetica" w:eastAsia="Helvetica" w:cs="Helvetica"/>
          <w:i w:val="0"/>
          <w:caps w:val="0"/>
          <w:color w:val="444444"/>
          <w:spacing w:val="0"/>
          <w:sz w:val="21"/>
          <w:szCs w:val="21"/>
          <w:bdr w:val="none" w:color="auto" w:sz="0" w:space="0"/>
          <w:shd w:val="clear" w:fill="FFFFFF"/>
          <w:vertAlign w:val="baseline"/>
        </w:rPr>
        <w:t>, head to my post about </w:t>
      </w:r>
      <w:r>
        <w:rPr>
          <w:rFonts w:hint="default" w:ascii="Helvetica" w:hAnsi="Helvetica" w:eastAsia="Helvetica" w:cs="Helvetica"/>
          <w:i w:val="0"/>
          <w:caps w:val="0"/>
          <w:color w:val="F75C69"/>
          <w:spacing w:val="0"/>
          <w:sz w:val="21"/>
          <w:szCs w:val="21"/>
          <w:u w:val="none"/>
          <w:bdr w:val="none" w:color="auto" w:sz="0" w:space="0"/>
          <w:shd w:val="clear" w:fill="FFFFFF"/>
          <w:vertAlign w:val="baseline"/>
        </w:rPr>
        <w:fldChar w:fldCharType="begin"/>
      </w:r>
      <w:r>
        <w:rPr>
          <w:rFonts w:hint="default" w:ascii="Helvetica" w:hAnsi="Helvetica" w:eastAsia="Helvetica" w:cs="Helvetica"/>
          <w:i w:val="0"/>
          <w:caps w:val="0"/>
          <w:color w:val="F75C69"/>
          <w:spacing w:val="0"/>
          <w:sz w:val="21"/>
          <w:szCs w:val="21"/>
          <w:u w:val="none"/>
          <w:bdr w:val="none" w:color="auto" w:sz="0" w:space="0"/>
          <w:shd w:val="clear" w:fill="FFFFFF"/>
          <w:vertAlign w:val="baseline"/>
        </w:rPr>
        <w:instrText xml:space="preserve"> HYPERLINK "https://www.lilistravelplans.com/photo-guide-tanzania-safari-lake-manyara/" </w:instrText>
      </w:r>
      <w:r>
        <w:rPr>
          <w:rFonts w:hint="default" w:ascii="Helvetica" w:hAnsi="Helvetica" w:eastAsia="Helvetica" w:cs="Helvetica"/>
          <w:i w:val="0"/>
          <w:caps w:val="0"/>
          <w:color w:val="F75C69"/>
          <w:spacing w:val="0"/>
          <w:sz w:val="21"/>
          <w:szCs w:val="21"/>
          <w:u w:val="none"/>
          <w:bdr w:val="none" w:color="auto" w:sz="0" w:space="0"/>
          <w:shd w:val="clear" w:fill="FFFFFF"/>
          <w:vertAlign w:val="baseline"/>
        </w:rPr>
        <w:fldChar w:fldCharType="separate"/>
      </w:r>
      <w:r>
        <w:rPr>
          <w:rStyle w:val="6"/>
          <w:rFonts w:hint="default" w:ascii="Helvetica" w:hAnsi="Helvetica" w:eastAsia="Helvetica" w:cs="Helvetica"/>
          <w:i w:val="0"/>
          <w:caps w:val="0"/>
          <w:color w:val="F75C69"/>
          <w:spacing w:val="0"/>
          <w:sz w:val="21"/>
          <w:szCs w:val="21"/>
          <w:u w:val="none"/>
          <w:bdr w:val="none" w:color="auto" w:sz="0" w:space="0"/>
          <w:shd w:val="clear" w:fill="FFFFFF"/>
          <w:vertAlign w:val="baseline"/>
        </w:rPr>
        <w:t>Lake Manyara</w:t>
      </w:r>
      <w:r>
        <w:rPr>
          <w:rFonts w:hint="default" w:ascii="Helvetica" w:hAnsi="Helvetica" w:eastAsia="Helvetica" w:cs="Helvetica"/>
          <w:i w:val="0"/>
          <w:caps w:val="0"/>
          <w:color w:val="F75C69"/>
          <w:spacing w:val="0"/>
          <w:sz w:val="21"/>
          <w:szCs w:val="21"/>
          <w:u w:val="none"/>
          <w:bdr w:val="none" w:color="auto" w:sz="0" w:space="0"/>
          <w:shd w:val="clear" w:fill="FFFFFF"/>
          <w:vertAlign w:val="baseline"/>
        </w:rPr>
        <w:fldChar w:fldCharType="end"/>
      </w:r>
      <w:r>
        <w:rPr>
          <w:rFonts w:hint="default" w:ascii="Helvetica" w:hAnsi="Helvetica" w:eastAsia="Helvetica" w:cs="Helvetica"/>
          <w:i w:val="0"/>
          <w:caps w:val="0"/>
          <w:color w:val="444444"/>
          <w:spacing w:val="0"/>
          <w:sz w:val="21"/>
          <w:szCs w:val="21"/>
          <w:bdr w:val="none" w:color="auto" w:sz="0" w:space="0"/>
          <w:shd w:val="clear" w:fill="FFFFFF"/>
          <w:vertAlign w:val="baseline"/>
        </w:rPr>
        <w:t>, and stay tuned for more safari fun from Ngorongoro crater.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720" w:right="720"/>
        <w:jc w:val="center"/>
        <w:textAlignment w:val="baseline"/>
        <w:rPr>
          <w:sz w:val="24"/>
          <w:szCs w:val="24"/>
        </w:rPr>
      </w:pPr>
      <w:r>
        <w:rPr>
          <w:rFonts w:hint="default" w:ascii="Helvetica" w:hAnsi="Helvetica" w:eastAsia="Helvetica" w:cs="Helvetica"/>
          <w:i w:val="0"/>
          <w:caps/>
          <w:color w:val="444444"/>
          <w:spacing w:val="30"/>
          <w:sz w:val="24"/>
          <w:szCs w:val="24"/>
          <w:bdr w:val="none" w:color="auto" w:sz="0" w:space="0"/>
          <w:shd w:val="clear" w:fill="FFFFFF"/>
          <w:vertAlign w:val="baseline"/>
        </w:rPr>
        <w:t>WANT TO VISIT THE SERENGETI AS WELL? ABOUT 2 YEARS AFTER MY FIRST VISIT I OPENED A TOUR BUSINESS IN TANZANIA AND WE CAN ORGANIZE THIS TRIP FOR YOU. HAVE A LOOK AT </w:t>
      </w:r>
      <w:r>
        <w:rPr>
          <w:rFonts w:hint="default" w:ascii="Helvetica" w:hAnsi="Helvetica" w:eastAsia="Helvetica" w:cs="Helvetica"/>
          <w:i w:val="0"/>
          <w:caps/>
          <w:color w:val="F75C69"/>
          <w:spacing w:val="30"/>
          <w:sz w:val="24"/>
          <w:szCs w:val="24"/>
          <w:u w:val="none"/>
          <w:bdr w:val="none" w:color="auto" w:sz="0" w:space="0"/>
          <w:shd w:val="clear" w:fill="FFFFFF"/>
          <w:vertAlign w:val="baseline"/>
        </w:rPr>
        <w:fldChar w:fldCharType="begin"/>
      </w:r>
      <w:r>
        <w:rPr>
          <w:rFonts w:hint="default" w:ascii="Helvetica" w:hAnsi="Helvetica" w:eastAsia="Helvetica" w:cs="Helvetica"/>
          <w:i w:val="0"/>
          <w:caps/>
          <w:color w:val="F75C69"/>
          <w:spacing w:val="30"/>
          <w:sz w:val="24"/>
          <w:szCs w:val="24"/>
          <w:u w:val="none"/>
          <w:bdr w:val="none" w:color="auto" w:sz="0" w:space="0"/>
          <w:shd w:val="clear" w:fill="FFFFFF"/>
          <w:vertAlign w:val="baseline"/>
        </w:rPr>
        <w:instrText xml:space="preserve"> HYPERLINK "https://mawenziadventures.com/" \t "https://www.lilistravelplans.com/travel-photo-guide-tanzania-serengeti-safari/_blank" </w:instrText>
      </w:r>
      <w:r>
        <w:rPr>
          <w:rFonts w:hint="default" w:ascii="Helvetica" w:hAnsi="Helvetica" w:eastAsia="Helvetica" w:cs="Helvetica"/>
          <w:i w:val="0"/>
          <w:caps/>
          <w:color w:val="F75C69"/>
          <w:spacing w:val="30"/>
          <w:sz w:val="24"/>
          <w:szCs w:val="24"/>
          <w:u w:val="none"/>
          <w:bdr w:val="none" w:color="auto" w:sz="0" w:space="0"/>
          <w:shd w:val="clear" w:fill="FFFFFF"/>
          <w:vertAlign w:val="baseline"/>
        </w:rPr>
        <w:fldChar w:fldCharType="separate"/>
      </w:r>
      <w:r>
        <w:rPr>
          <w:rStyle w:val="6"/>
          <w:rFonts w:hint="default" w:ascii="Helvetica" w:hAnsi="Helvetica" w:eastAsia="Helvetica" w:cs="Helvetica"/>
          <w:i w:val="0"/>
          <w:caps/>
          <w:color w:val="F75C69"/>
          <w:spacing w:val="30"/>
          <w:sz w:val="24"/>
          <w:szCs w:val="24"/>
          <w:u w:val="none"/>
          <w:bdr w:val="none" w:color="auto" w:sz="0" w:space="0"/>
          <w:shd w:val="clear" w:fill="FFFFFF"/>
          <w:vertAlign w:val="baseline"/>
        </w:rPr>
        <w:t>OUR WEBSITE</w:t>
      </w:r>
      <w:r>
        <w:rPr>
          <w:rFonts w:hint="default" w:ascii="Helvetica" w:hAnsi="Helvetica" w:eastAsia="Helvetica" w:cs="Helvetica"/>
          <w:i w:val="0"/>
          <w:caps/>
          <w:color w:val="F75C69"/>
          <w:spacing w:val="30"/>
          <w:sz w:val="24"/>
          <w:szCs w:val="24"/>
          <w:u w:val="none"/>
          <w:bdr w:val="none" w:color="auto" w:sz="0" w:space="0"/>
          <w:shd w:val="clear" w:fill="FFFFFF"/>
          <w:vertAlign w:val="baseline"/>
        </w:rPr>
        <w:fldChar w:fldCharType="end"/>
      </w:r>
      <w:r>
        <w:rPr>
          <w:rFonts w:hint="default" w:ascii="Helvetica" w:hAnsi="Helvetica" w:eastAsia="Helvetica" w:cs="Helvetica"/>
          <w:i w:val="0"/>
          <w:caps/>
          <w:color w:val="444444"/>
          <w:spacing w:val="30"/>
          <w:sz w:val="24"/>
          <w:szCs w:val="24"/>
          <w:bdr w:val="none" w:color="auto" w:sz="0" w:space="0"/>
          <w:shd w:val="clear" w:fill="FFFFFF"/>
          <w:vertAlign w:val="baseline"/>
        </w:rPr>
        <w:t> AND GET IN TOUCH WITH ALL YOUR QUESTIONS!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720" w:right="720"/>
        <w:jc w:val="center"/>
        <w:textAlignment w:val="baseline"/>
        <w:rPr>
          <w:sz w:val="24"/>
          <w:szCs w:val="24"/>
        </w:rPr>
      </w:pPr>
      <w:r>
        <w:rPr>
          <w:rFonts w:hint="default" w:ascii="Helvetica" w:hAnsi="Helvetica" w:eastAsia="Helvetica" w:cs="Helvetica"/>
          <w:i w:val="0"/>
          <w:caps/>
          <w:color w:val="444444"/>
          <w:spacing w:val="30"/>
          <w:sz w:val="24"/>
          <w:szCs w:val="24"/>
          <w:bdr w:val="none" w:color="auto" w:sz="0" w:space="0"/>
          <w:shd w:val="clear" w:fill="FFFFFF"/>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720" w:right="720"/>
        <w:jc w:val="center"/>
        <w:textAlignment w:val="baseline"/>
        <w:rPr>
          <w:sz w:val="24"/>
          <w:szCs w:val="24"/>
        </w:rPr>
      </w:pPr>
      <w:r>
        <w:rPr>
          <w:rFonts w:hint="default" w:ascii="Helvetica" w:hAnsi="Helvetica" w:eastAsia="Helvetica" w:cs="Helvetica"/>
          <w:i w:val="0"/>
          <w:caps/>
          <w:color w:val="444444"/>
          <w:spacing w:val="30"/>
          <w:sz w:val="24"/>
          <w:szCs w:val="24"/>
          <w:bdr w:val="none" w:color="auto" w:sz="0" w:space="0"/>
          <w:shd w:val="clear" w:fill="FFFFFF"/>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00" w:afterAutospacing="0"/>
        <w:ind w:left="720" w:right="720"/>
        <w:jc w:val="center"/>
        <w:textAlignment w:val="baseline"/>
        <w:rPr>
          <w:sz w:val="24"/>
          <w:szCs w:val="24"/>
        </w:rPr>
      </w:pPr>
      <w:r>
        <w:rPr>
          <w:rFonts w:hint="default" w:ascii="Helvetica" w:hAnsi="Helvetica" w:eastAsia="Helvetica" w:cs="Helvetica"/>
          <w:i w:val="0"/>
          <w:caps/>
          <w:color w:val="444444"/>
          <w:spacing w:val="30"/>
          <w:sz w:val="24"/>
          <w:szCs w:val="24"/>
          <w:bdr w:val="none" w:color="auto" w:sz="0" w:space="0"/>
          <w:shd w:val="clear" w:fill="FFFFFF"/>
          <w:vertAlign w:val="baseline"/>
        </w:rPr>
        <w:t>THOUGHTS? QUESTIONS? SEE YOU IN THE COMMENT SECTION!!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Helvetica" w:hAnsi="Helvetica" w:eastAsia="Helvetica" w:cs="Helvetica"/>
          <w:i w:val="0"/>
          <w:caps w:val="0"/>
          <w:color w:val="444444"/>
          <w:spacing w:val="0"/>
          <w:sz w:val="21"/>
          <w:szCs w:val="21"/>
        </w:rPr>
      </w:pPr>
      <w:r>
        <w:rPr>
          <w:rFonts w:hint="default" w:ascii="Helvetica" w:hAnsi="Helvetica" w:eastAsia="Helvetica" w:cs="Helvetica"/>
          <w:i w:val="0"/>
          <w:caps w:val="0"/>
          <w:color w:val="444444"/>
          <w:spacing w:val="0"/>
          <w:kern w:val="0"/>
          <w:sz w:val="21"/>
          <w:szCs w:val="21"/>
          <w:bdr w:val="none" w:color="auto" w:sz="0" w:space="0"/>
          <w:shd w:val="clear" w:fill="FFFFFF"/>
          <w:lang w:val="en-US" w:eastAsia="zh-CN" w:bidi="ar"/>
        </w:rPr>
        <w:drawing>
          <wp:inline distT="0" distB="0" distL="114300" distR="114300">
            <wp:extent cx="9525000" cy="7153275"/>
            <wp:effectExtent l="0" t="0" r="0" b="9525"/>
            <wp:docPr id="23" name="Image 24"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4" descr="IMG_277"/>
                    <pic:cNvPicPr>
                      <a:picLocks noChangeAspect="1"/>
                    </pic:cNvPicPr>
                  </pic:nvPicPr>
                  <pic:blipFill>
                    <a:blip r:embed="rId28"/>
                    <a:stretch>
                      <a:fillRect/>
                    </a:stretch>
                  </pic:blipFill>
                  <pic:spPr>
                    <a:xfrm>
                      <a:off x="0" y="0"/>
                      <a:ext cx="9525000" cy="71532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ind w:left="0" w:right="0"/>
        <w:jc w:val="both"/>
        <w:textAlignment w:val="baseline"/>
        <w:rPr>
          <w:rStyle w:val="8"/>
          <w:rFonts w:hint="default" w:ascii="Helvetica" w:hAnsi="Helvetica" w:eastAsia="Helvetica" w:cs="Helvetica"/>
          <w:i/>
          <w:caps w:val="0"/>
          <w:color w:val="444444"/>
          <w:spacing w:val="0"/>
          <w:sz w:val="21"/>
          <w:szCs w:val="21"/>
          <w:bdr w:val="none" w:color="auto" w:sz="0" w:space="0"/>
          <w:shd w:val="clear" w:fill="FFFFFF"/>
          <w:vertAlign w:val="baseline"/>
        </w:rPr>
      </w:pPr>
      <w:r>
        <w:rPr>
          <w:rStyle w:val="8"/>
          <w:rFonts w:hint="default" w:ascii="Helvetica" w:hAnsi="Helvetica" w:eastAsia="Helvetica" w:cs="Helvetica"/>
          <w:i/>
          <w:caps w:val="0"/>
          <w:color w:val="444444"/>
          <w:spacing w:val="0"/>
          <w:sz w:val="21"/>
          <w:szCs w:val="21"/>
          <w:bdr w:val="none" w:color="auto" w:sz="0" w:space="0"/>
          <w:shd w:val="clear" w:fill="FFFFFF"/>
          <w:vertAlign w:val="baseline"/>
        </w:rPr>
        <w:t>Disclaimer: this safari was fully paid for by yours truly and opinions are my own and straight from the heart, as always.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ind w:left="0" w:right="0"/>
        <w:jc w:val="both"/>
        <w:textAlignment w:val="baseline"/>
        <w:rPr>
          <w:rStyle w:val="8"/>
          <w:rFonts w:hint="default" w:ascii="Helvetica" w:hAnsi="Helvetica" w:eastAsia="Helvetica" w:cs="Helvetica"/>
          <w:i/>
          <w:caps w:val="0"/>
          <w:color w:val="444444"/>
          <w:spacing w:val="0"/>
          <w:sz w:val="21"/>
          <w:szCs w:val="21"/>
          <w:bdr w:val="none" w:color="auto" w:sz="0" w:space="0"/>
          <w:shd w:val="clear" w:fill="FFFFFF"/>
          <w:vertAlign w:val="baseline"/>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ind w:left="0" w:right="0"/>
        <w:jc w:val="both"/>
        <w:textAlignment w:val="baseline"/>
        <w:rPr>
          <w:rStyle w:val="8"/>
          <w:rFonts w:hint="default" w:ascii="Helvetica" w:hAnsi="Helvetica" w:eastAsia="Helvetica" w:cs="Helvetica"/>
          <w:i/>
          <w:caps w:val="0"/>
          <w:color w:val="444444"/>
          <w:spacing w:val="0"/>
          <w:sz w:val="21"/>
          <w:szCs w:val="21"/>
          <w:bdr w:val="none" w:color="auto" w:sz="0" w:space="0"/>
          <w:shd w:val="clear" w:fill="FFFFFF"/>
          <w:vertAlign w:val="baseline"/>
          <w:lang w:val="fr-FR"/>
        </w:rPr>
      </w:pPr>
      <w:r>
        <w:rPr>
          <w:rStyle w:val="8"/>
          <w:rFonts w:hint="default" w:ascii="Helvetica" w:hAnsi="Helvetica" w:eastAsia="Helvetica" w:cs="Helvetica"/>
          <w:i/>
          <w:caps w:val="0"/>
          <w:color w:val="444444"/>
          <w:spacing w:val="0"/>
          <w:sz w:val="21"/>
          <w:szCs w:val="21"/>
          <w:bdr w:val="none" w:color="auto" w:sz="0" w:space="0"/>
          <w:shd w:val="clear" w:fill="FFFFFF"/>
          <w:vertAlign w:val="baseline"/>
          <w:lang w:val="fr-FR"/>
        </w:rPr>
        <w:t>By Lili’s travel plan</w:t>
      </w:r>
    </w:p>
    <w:p>
      <w:pPr>
        <w:pStyle w:val="4"/>
        <w:keepNext w:val="0"/>
        <w:keepLines w:val="0"/>
        <w:widowControl/>
        <w:suppressLineNumbers w:val="0"/>
        <w:pBdr>
          <w:top w:val="none" w:color="auto" w:sz="0" w:space="0"/>
          <w:left w:val="none" w:color="auto" w:sz="0" w:space="0"/>
          <w:bottom w:val="single" w:color="auto" w:sz="4" w:space="0"/>
          <w:right w:val="none" w:color="auto" w:sz="0" w:space="0"/>
        </w:pBdr>
        <w:spacing w:before="0" w:beforeAutospacing="0" w:after="300" w:afterAutospacing="0"/>
        <w:ind w:left="0" w:right="0"/>
        <w:jc w:val="both"/>
        <w:textAlignment w:val="baseline"/>
        <w:rPr>
          <w:rStyle w:val="8"/>
          <w:rFonts w:hint="default" w:ascii="Helvetica" w:hAnsi="Helvetica" w:eastAsia="Helvetica" w:cs="Helvetica"/>
          <w:i/>
          <w:caps w:val="0"/>
          <w:color w:val="444444"/>
          <w:spacing w:val="0"/>
          <w:sz w:val="21"/>
          <w:szCs w:val="21"/>
          <w:bdr w:val="none" w:color="auto" w:sz="0" w:space="0"/>
          <w:shd w:val="clear" w:fill="FFFFFF"/>
          <w:vertAlign w:val="baseline"/>
          <w:lang w:val="fr-FR"/>
        </w:rPr>
      </w:pPr>
    </w:p>
    <w:p>
      <w:pPr>
        <w:keepNext w:val="0"/>
        <w:keepLines w:val="0"/>
        <w:widowControl/>
        <w:suppressLineNumbers w:val="0"/>
        <w:spacing w:before="210" w:beforeAutospacing="0" w:after="210" w:afterAutospacing="0" w:line="15" w:lineRule="atLeast"/>
        <w:ind w:left="0" w:right="0" w:firstLine="0"/>
        <w:jc w:val="left"/>
        <w:rPr>
          <w:rFonts w:ascii="sans-serif" w:hAnsi="sans-serif" w:eastAsia="sans-serif" w:cs="sans-serif"/>
          <w:i w:val="0"/>
          <w:caps w:val="0"/>
          <w:color w:val="939393"/>
          <w:spacing w:val="15"/>
          <w:sz w:val="18"/>
          <w:szCs w:val="18"/>
        </w:rPr>
      </w:pPr>
      <w:r>
        <w:rPr>
          <w:rStyle w:val="8"/>
          <w:rFonts w:hint="default" w:ascii="Helvetica" w:hAnsi="Helvetica" w:eastAsia="Helvetica" w:cs="Helvetica"/>
          <w:i/>
          <w:caps w:val="0"/>
          <w:color w:val="444444"/>
          <w:spacing w:val="0"/>
          <w:sz w:val="21"/>
          <w:szCs w:val="21"/>
          <w:bdr w:val="none" w:color="auto" w:sz="0" w:space="0"/>
          <w:shd w:val="clear" w:fill="FFFFFF"/>
          <w:vertAlign w:val="baseline"/>
          <w:lang w:val="fr-FR"/>
        </w:rPr>
        <w:t xml:space="preserve">Footer: </w:t>
      </w:r>
      <w:r>
        <w:rPr>
          <w:rFonts w:hint="default" w:ascii="sans-serif" w:hAnsi="sans-serif" w:eastAsia="sans-serif" w:cs="sans-serif"/>
          <w:i w:val="0"/>
          <w:caps w:val="0"/>
          <w:color w:val="939393"/>
          <w:spacing w:val="15"/>
          <w:kern w:val="0"/>
          <w:sz w:val="18"/>
          <w:szCs w:val="18"/>
          <w:lang w:val="en-US" w:eastAsia="zh-CN" w:bidi="ar"/>
        </w:rPr>
        <w:t>© 2020 The Blog Abroad</w:t>
      </w:r>
    </w:p>
    <w:p>
      <w:pPr>
        <w:keepNext w:val="0"/>
        <w:keepLines w:val="0"/>
        <w:widowControl/>
        <w:suppressLineNumbers w:val="0"/>
        <w:spacing w:before="150" w:beforeAutospacing="0" w:after="210" w:afterAutospacing="0" w:line="15" w:lineRule="atLeast"/>
        <w:ind w:left="0" w:right="0" w:firstLine="0"/>
        <w:jc w:val="center"/>
        <w:rPr>
          <w:rFonts w:hint="default" w:ascii="sans-serif" w:hAnsi="sans-serif" w:eastAsia="sans-serif" w:cs="sans-serif"/>
          <w:i w:val="0"/>
          <w:caps w:val="0"/>
          <w:color w:val="939393"/>
          <w:spacing w:val="15"/>
          <w:sz w:val="16"/>
          <w:szCs w:val="16"/>
        </w:rPr>
      </w:pPr>
      <w:r>
        <w:rPr>
          <w:rFonts w:hint="default" w:ascii="sans-serif" w:hAnsi="sans-serif" w:eastAsia="sans-serif" w:cs="sans-serif"/>
          <w:i w:val="0"/>
          <w:caps w:val="0"/>
          <w:color w:val="939393"/>
          <w:spacing w:val="15"/>
          <w:kern w:val="0"/>
          <w:sz w:val="16"/>
          <w:szCs w:val="16"/>
          <w:lang w:val="en-US" w:eastAsia="zh-CN" w:bidi="ar"/>
        </w:rPr>
        <w:t>Exclusive Member of Mediavine Travel</w:t>
      </w:r>
    </w:p>
    <w:p>
      <w:pPr>
        <w:keepNext w:val="0"/>
        <w:keepLines w:val="0"/>
        <w:widowControl/>
        <w:suppressLineNumbers w:val="0"/>
        <w:spacing w:before="210" w:beforeAutospacing="0" w:after="210" w:afterAutospacing="0" w:line="15" w:lineRule="atLeast"/>
        <w:ind w:left="0" w:right="0" w:firstLine="0"/>
        <w:jc w:val="left"/>
        <w:rPr>
          <w:rFonts w:hint="default" w:ascii="sans-serif" w:hAnsi="sans-serif" w:eastAsia="sans-serif" w:cs="sans-serif"/>
          <w:i w:val="0"/>
          <w:caps w:val="0"/>
          <w:color w:val="939393"/>
          <w:spacing w:val="15"/>
          <w:sz w:val="18"/>
          <w:szCs w:val="18"/>
        </w:rPr>
      </w:pPr>
      <w:r>
        <w:rPr>
          <w:rFonts w:hint="default" w:ascii="sans-serif" w:hAnsi="sans-serif" w:eastAsia="sans-serif" w:cs="sans-serif"/>
          <w:i w:val="0"/>
          <w:caps w:val="0"/>
          <w:color w:val="939393"/>
          <w:spacing w:val="15"/>
          <w:kern w:val="0"/>
          <w:sz w:val="18"/>
          <w:szCs w:val="18"/>
          <w:u w:val="none"/>
          <w:lang w:val="en-US" w:eastAsia="zh-CN" w:bidi="ar"/>
        </w:rPr>
        <w:fldChar w:fldCharType="begin"/>
      </w:r>
      <w:r>
        <w:rPr>
          <w:rFonts w:hint="default" w:ascii="sans-serif" w:hAnsi="sans-serif" w:eastAsia="sans-serif" w:cs="sans-serif"/>
          <w:i w:val="0"/>
          <w:caps w:val="0"/>
          <w:color w:val="939393"/>
          <w:spacing w:val="15"/>
          <w:kern w:val="0"/>
          <w:sz w:val="18"/>
          <w:szCs w:val="18"/>
          <w:u w:val="none"/>
          <w:lang w:val="en-US" w:eastAsia="zh-CN" w:bidi="ar"/>
        </w:rPr>
        <w:instrText xml:space="preserve"> HYPERLINK "https://theblogabroad.com/" \t "http://theblogabroad.com/_blank" </w:instrText>
      </w:r>
      <w:r>
        <w:rPr>
          <w:rFonts w:hint="default" w:ascii="sans-serif" w:hAnsi="sans-serif" w:eastAsia="sans-serif" w:cs="sans-serif"/>
          <w:i w:val="0"/>
          <w:caps w:val="0"/>
          <w:color w:val="939393"/>
          <w:spacing w:val="15"/>
          <w:kern w:val="0"/>
          <w:sz w:val="18"/>
          <w:szCs w:val="18"/>
          <w:u w:val="none"/>
          <w:lang w:val="en-US" w:eastAsia="zh-CN" w:bidi="ar"/>
        </w:rPr>
        <w:fldChar w:fldCharType="separate"/>
      </w:r>
      <w:r>
        <w:rPr>
          <w:rStyle w:val="6"/>
          <w:rFonts w:ascii="Font Awesome 5 Free" w:hAnsi="Font Awesome 5 Free" w:eastAsia="Font Awesome 5 Free" w:cs="Font Awesome 5 Free"/>
          <w:b/>
          <w:i w:val="0"/>
          <w:caps w:val="0"/>
          <w:color w:val="939393"/>
          <w:spacing w:val="15"/>
          <w:sz w:val="18"/>
          <w:szCs w:val="18"/>
          <w:u w:val="none"/>
        </w:rPr>
        <w:t>Home</w:t>
      </w:r>
      <w:r>
        <w:rPr>
          <w:rFonts w:hint="default" w:ascii="sans-serif" w:hAnsi="sans-serif" w:eastAsia="sans-serif" w:cs="sans-serif"/>
          <w:i w:val="0"/>
          <w:caps w:val="0"/>
          <w:color w:val="939393"/>
          <w:spacing w:val="15"/>
          <w:kern w:val="0"/>
          <w:sz w:val="18"/>
          <w:szCs w:val="18"/>
          <w:u w:val="none"/>
          <w:lang w:val="en-US" w:eastAsia="zh-CN" w:bidi="ar"/>
        </w:rPr>
        <w:fldChar w:fldCharType="end"/>
      </w:r>
      <w:r>
        <w:rPr>
          <w:rFonts w:hint="default" w:ascii="sans-serif" w:hAnsi="sans-serif" w:eastAsia="sans-serif" w:cs="sans-serif"/>
          <w:i w:val="0"/>
          <w:caps w:val="0"/>
          <w:color w:val="939393"/>
          <w:spacing w:val="15"/>
          <w:kern w:val="0"/>
          <w:sz w:val="18"/>
          <w:szCs w:val="18"/>
          <w:u w:val="none"/>
          <w:lang w:val="en-US" w:eastAsia="zh-CN" w:bidi="ar"/>
        </w:rPr>
        <w:fldChar w:fldCharType="begin"/>
      </w:r>
      <w:r>
        <w:rPr>
          <w:rFonts w:hint="default" w:ascii="sans-serif" w:hAnsi="sans-serif" w:eastAsia="sans-serif" w:cs="sans-serif"/>
          <w:i w:val="0"/>
          <w:caps w:val="0"/>
          <w:color w:val="939393"/>
          <w:spacing w:val="15"/>
          <w:kern w:val="0"/>
          <w:sz w:val="18"/>
          <w:szCs w:val="18"/>
          <w:u w:val="none"/>
          <w:lang w:val="en-US" w:eastAsia="zh-CN" w:bidi="ar"/>
        </w:rPr>
        <w:instrText xml:space="preserve"> HYPERLINK "https://facebook.com/TheBlogAbroadOfficial" \t "http://theblogabroad.com/_blank" </w:instrText>
      </w:r>
      <w:r>
        <w:rPr>
          <w:rFonts w:hint="default" w:ascii="sans-serif" w:hAnsi="sans-serif" w:eastAsia="sans-serif" w:cs="sans-serif"/>
          <w:i w:val="0"/>
          <w:caps w:val="0"/>
          <w:color w:val="939393"/>
          <w:spacing w:val="15"/>
          <w:kern w:val="0"/>
          <w:sz w:val="18"/>
          <w:szCs w:val="18"/>
          <w:u w:val="none"/>
          <w:lang w:val="en-US" w:eastAsia="zh-CN" w:bidi="ar"/>
        </w:rPr>
        <w:fldChar w:fldCharType="separate"/>
      </w:r>
      <w:r>
        <w:rPr>
          <w:rStyle w:val="6"/>
          <w:rFonts w:ascii="Font Awesome 5 Brands" w:hAnsi="Font Awesome 5 Brands" w:eastAsia="Font Awesome 5 Brands" w:cs="Font Awesome 5 Brands"/>
          <w:i w:val="0"/>
          <w:caps w:val="0"/>
          <w:color w:val="939393"/>
          <w:spacing w:val="15"/>
          <w:sz w:val="18"/>
          <w:szCs w:val="18"/>
          <w:u w:val="none"/>
        </w:rPr>
        <w:t>Facebook</w:t>
      </w:r>
      <w:r>
        <w:rPr>
          <w:rFonts w:hint="default" w:ascii="sans-serif" w:hAnsi="sans-serif" w:eastAsia="sans-serif" w:cs="sans-serif"/>
          <w:i w:val="0"/>
          <w:caps w:val="0"/>
          <w:color w:val="939393"/>
          <w:spacing w:val="15"/>
          <w:kern w:val="0"/>
          <w:sz w:val="18"/>
          <w:szCs w:val="18"/>
          <w:u w:val="none"/>
          <w:lang w:val="en-US" w:eastAsia="zh-CN" w:bidi="ar"/>
        </w:rPr>
        <w:fldChar w:fldCharType="end"/>
      </w:r>
      <w:r>
        <w:rPr>
          <w:rFonts w:hint="default" w:ascii="sans-serif" w:hAnsi="sans-serif" w:eastAsia="sans-serif" w:cs="sans-serif"/>
          <w:i w:val="0"/>
          <w:caps w:val="0"/>
          <w:color w:val="939393"/>
          <w:spacing w:val="15"/>
          <w:kern w:val="0"/>
          <w:sz w:val="18"/>
          <w:szCs w:val="18"/>
          <w:u w:val="none"/>
          <w:lang w:val="en-US" w:eastAsia="zh-CN" w:bidi="ar"/>
        </w:rPr>
        <w:fldChar w:fldCharType="begin"/>
      </w:r>
      <w:r>
        <w:rPr>
          <w:rFonts w:hint="default" w:ascii="sans-serif" w:hAnsi="sans-serif" w:eastAsia="sans-serif" w:cs="sans-serif"/>
          <w:i w:val="0"/>
          <w:caps w:val="0"/>
          <w:color w:val="939393"/>
          <w:spacing w:val="15"/>
          <w:kern w:val="0"/>
          <w:sz w:val="18"/>
          <w:szCs w:val="18"/>
          <w:u w:val="none"/>
          <w:lang w:val="en-US" w:eastAsia="zh-CN" w:bidi="ar"/>
        </w:rPr>
        <w:instrText xml:space="preserve"> HYPERLINK "https://twitter.com/GL0" \t "http://theblogabroad.com/_blank" </w:instrText>
      </w:r>
      <w:r>
        <w:rPr>
          <w:rFonts w:hint="default" w:ascii="sans-serif" w:hAnsi="sans-serif" w:eastAsia="sans-serif" w:cs="sans-serif"/>
          <w:i w:val="0"/>
          <w:caps w:val="0"/>
          <w:color w:val="939393"/>
          <w:spacing w:val="15"/>
          <w:kern w:val="0"/>
          <w:sz w:val="18"/>
          <w:szCs w:val="18"/>
          <w:u w:val="none"/>
          <w:lang w:val="en-US" w:eastAsia="zh-CN" w:bidi="ar"/>
        </w:rPr>
        <w:fldChar w:fldCharType="separate"/>
      </w:r>
      <w:r>
        <w:rPr>
          <w:rStyle w:val="6"/>
          <w:rFonts w:hint="default" w:ascii="Font Awesome 5 Brands" w:hAnsi="Font Awesome 5 Brands" w:eastAsia="Font Awesome 5 Brands" w:cs="Font Awesome 5 Brands"/>
          <w:i w:val="0"/>
          <w:caps w:val="0"/>
          <w:color w:val="939393"/>
          <w:spacing w:val="15"/>
          <w:sz w:val="18"/>
          <w:szCs w:val="18"/>
          <w:u w:val="none"/>
        </w:rPr>
        <w:t>Twitter</w:t>
      </w:r>
      <w:r>
        <w:rPr>
          <w:rFonts w:hint="default" w:ascii="sans-serif" w:hAnsi="sans-serif" w:eastAsia="sans-serif" w:cs="sans-serif"/>
          <w:i w:val="0"/>
          <w:caps w:val="0"/>
          <w:color w:val="939393"/>
          <w:spacing w:val="15"/>
          <w:kern w:val="0"/>
          <w:sz w:val="18"/>
          <w:szCs w:val="18"/>
          <w:u w:val="none"/>
          <w:lang w:val="en-US" w:eastAsia="zh-CN" w:bidi="ar"/>
        </w:rPr>
        <w:fldChar w:fldCharType="end"/>
      </w:r>
      <w:r>
        <w:rPr>
          <w:rFonts w:hint="default" w:ascii="sans-serif" w:hAnsi="sans-serif" w:eastAsia="sans-serif" w:cs="sans-serif"/>
          <w:i w:val="0"/>
          <w:caps w:val="0"/>
          <w:color w:val="939393"/>
          <w:spacing w:val="15"/>
          <w:kern w:val="0"/>
          <w:sz w:val="18"/>
          <w:szCs w:val="18"/>
          <w:u w:val="none"/>
          <w:lang w:val="en-US" w:eastAsia="zh-CN" w:bidi="ar"/>
        </w:rPr>
        <w:fldChar w:fldCharType="begin"/>
      </w:r>
      <w:r>
        <w:rPr>
          <w:rFonts w:hint="default" w:ascii="sans-serif" w:hAnsi="sans-serif" w:eastAsia="sans-serif" w:cs="sans-serif"/>
          <w:i w:val="0"/>
          <w:caps w:val="0"/>
          <w:color w:val="939393"/>
          <w:spacing w:val="15"/>
          <w:kern w:val="0"/>
          <w:sz w:val="18"/>
          <w:szCs w:val="18"/>
          <w:u w:val="none"/>
          <w:lang w:val="en-US" w:eastAsia="zh-CN" w:bidi="ar"/>
        </w:rPr>
        <w:instrText xml:space="preserve"> HYPERLINK "https://www.linkedin.com/in/gloria-atanmo-26787425" \t "http://theblogabroad.com/_blank" </w:instrText>
      </w:r>
      <w:r>
        <w:rPr>
          <w:rFonts w:hint="default" w:ascii="sans-serif" w:hAnsi="sans-serif" w:eastAsia="sans-serif" w:cs="sans-serif"/>
          <w:i w:val="0"/>
          <w:caps w:val="0"/>
          <w:color w:val="939393"/>
          <w:spacing w:val="15"/>
          <w:kern w:val="0"/>
          <w:sz w:val="18"/>
          <w:szCs w:val="18"/>
          <w:u w:val="none"/>
          <w:lang w:val="en-US" w:eastAsia="zh-CN" w:bidi="ar"/>
        </w:rPr>
        <w:fldChar w:fldCharType="separate"/>
      </w:r>
      <w:r>
        <w:rPr>
          <w:rStyle w:val="6"/>
          <w:rFonts w:hint="default" w:ascii="Font Awesome 5 Brands" w:hAnsi="Font Awesome 5 Brands" w:eastAsia="Font Awesome 5 Brands" w:cs="Font Awesome 5 Brands"/>
          <w:i w:val="0"/>
          <w:caps w:val="0"/>
          <w:color w:val="939393"/>
          <w:spacing w:val="15"/>
          <w:sz w:val="18"/>
          <w:szCs w:val="18"/>
          <w:u w:val="none"/>
        </w:rPr>
        <w:t>Linkedin</w:t>
      </w:r>
      <w:r>
        <w:rPr>
          <w:rFonts w:hint="default" w:ascii="sans-serif" w:hAnsi="sans-serif" w:eastAsia="sans-serif" w:cs="sans-serif"/>
          <w:i w:val="0"/>
          <w:caps w:val="0"/>
          <w:color w:val="939393"/>
          <w:spacing w:val="15"/>
          <w:kern w:val="0"/>
          <w:sz w:val="18"/>
          <w:szCs w:val="18"/>
          <w:u w:val="none"/>
          <w:lang w:val="en-US" w:eastAsia="zh-CN" w:bidi="ar"/>
        </w:rPr>
        <w:fldChar w:fldCharType="end"/>
      </w:r>
      <w:r>
        <w:rPr>
          <w:rFonts w:hint="default" w:ascii="sans-serif" w:hAnsi="sans-serif" w:eastAsia="sans-serif" w:cs="sans-serif"/>
          <w:i w:val="0"/>
          <w:caps w:val="0"/>
          <w:color w:val="939393"/>
          <w:spacing w:val="15"/>
          <w:kern w:val="0"/>
          <w:sz w:val="18"/>
          <w:szCs w:val="18"/>
          <w:u w:val="none"/>
          <w:lang w:val="en-US" w:eastAsia="zh-CN" w:bidi="ar"/>
        </w:rPr>
        <w:fldChar w:fldCharType="begin"/>
      </w:r>
      <w:r>
        <w:rPr>
          <w:rFonts w:hint="default" w:ascii="sans-serif" w:hAnsi="sans-serif" w:eastAsia="sans-serif" w:cs="sans-serif"/>
          <w:i w:val="0"/>
          <w:caps w:val="0"/>
          <w:color w:val="939393"/>
          <w:spacing w:val="15"/>
          <w:kern w:val="0"/>
          <w:sz w:val="18"/>
          <w:szCs w:val="18"/>
          <w:u w:val="none"/>
          <w:lang w:val="en-US" w:eastAsia="zh-CN" w:bidi="ar"/>
        </w:rPr>
        <w:instrText xml:space="preserve"> HYPERLINK "https://youtube.com/c/TheBlogAbroadChannel" \t "http://theblogabroad.com/_blank" </w:instrText>
      </w:r>
      <w:r>
        <w:rPr>
          <w:rFonts w:hint="default" w:ascii="sans-serif" w:hAnsi="sans-serif" w:eastAsia="sans-serif" w:cs="sans-serif"/>
          <w:i w:val="0"/>
          <w:caps w:val="0"/>
          <w:color w:val="939393"/>
          <w:spacing w:val="15"/>
          <w:kern w:val="0"/>
          <w:sz w:val="18"/>
          <w:szCs w:val="18"/>
          <w:u w:val="none"/>
          <w:lang w:val="en-US" w:eastAsia="zh-CN" w:bidi="ar"/>
        </w:rPr>
        <w:fldChar w:fldCharType="separate"/>
      </w:r>
      <w:r>
        <w:rPr>
          <w:rStyle w:val="6"/>
          <w:rFonts w:hint="default" w:ascii="Font Awesome 5 Brands" w:hAnsi="Font Awesome 5 Brands" w:eastAsia="Font Awesome 5 Brands" w:cs="Font Awesome 5 Brands"/>
          <w:i w:val="0"/>
          <w:caps w:val="0"/>
          <w:color w:val="939393"/>
          <w:spacing w:val="15"/>
          <w:sz w:val="18"/>
          <w:szCs w:val="18"/>
          <w:u w:val="none"/>
        </w:rPr>
        <w:t>YouTube</w:t>
      </w:r>
      <w:r>
        <w:rPr>
          <w:rFonts w:hint="default" w:ascii="sans-serif" w:hAnsi="sans-serif" w:eastAsia="sans-serif" w:cs="sans-serif"/>
          <w:i w:val="0"/>
          <w:caps w:val="0"/>
          <w:color w:val="939393"/>
          <w:spacing w:val="15"/>
          <w:kern w:val="0"/>
          <w:sz w:val="18"/>
          <w:szCs w:val="18"/>
          <w:u w:val="none"/>
          <w:lang w:val="en-US" w:eastAsia="zh-CN" w:bidi="ar"/>
        </w:rPr>
        <w:fldChar w:fldCharType="end"/>
      </w:r>
      <w:r>
        <w:rPr>
          <w:rFonts w:hint="default" w:ascii="sans-serif" w:hAnsi="sans-serif" w:eastAsia="sans-serif" w:cs="sans-serif"/>
          <w:i w:val="0"/>
          <w:caps w:val="0"/>
          <w:color w:val="939393"/>
          <w:spacing w:val="15"/>
          <w:kern w:val="0"/>
          <w:sz w:val="18"/>
          <w:szCs w:val="18"/>
          <w:u w:val="none"/>
          <w:lang w:val="en-US" w:eastAsia="zh-CN" w:bidi="ar"/>
        </w:rPr>
        <w:fldChar w:fldCharType="begin"/>
      </w:r>
      <w:r>
        <w:rPr>
          <w:rFonts w:hint="default" w:ascii="sans-serif" w:hAnsi="sans-serif" w:eastAsia="sans-serif" w:cs="sans-serif"/>
          <w:i w:val="0"/>
          <w:caps w:val="0"/>
          <w:color w:val="939393"/>
          <w:spacing w:val="15"/>
          <w:kern w:val="0"/>
          <w:sz w:val="18"/>
          <w:szCs w:val="18"/>
          <w:u w:val="none"/>
          <w:lang w:val="en-US" w:eastAsia="zh-CN" w:bidi="ar"/>
        </w:rPr>
        <w:instrText xml:space="preserve"> HYPERLINK "https://instagram.com/glographics" \t "http://theblogabroad.com/_blank" </w:instrText>
      </w:r>
      <w:r>
        <w:rPr>
          <w:rFonts w:hint="default" w:ascii="sans-serif" w:hAnsi="sans-serif" w:eastAsia="sans-serif" w:cs="sans-serif"/>
          <w:i w:val="0"/>
          <w:caps w:val="0"/>
          <w:color w:val="939393"/>
          <w:spacing w:val="15"/>
          <w:kern w:val="0"/>
          <w:sz w:val="18"/>
          <w:szCs w:val="18"/>
          <w:u w:val="none"/>
          <w:lang w:val="en-US" w:eastAsia="zh-CN" w:bidi="ar"/>
        </w:rPr>
        <w:fldChar w:fldCharType="separate"/>
      </w:r>
      <w:r>
        <w:rPr>
          <w:rStyle w:val="6"/>
          <w:rFonts w:hint="default" w:ascii="Font Awesome 5 Brands" w:hAnsi="Font Awesome 5 Brands" w:eastAsia="Font Awesome 5 Brands" w:cs="Font Awesome 5 Brands"/>
          <w:i w:val="0"/>
          <w:caps w:val="0"/>
          <w:color w:val="939393"/>
          <w:spacing w:val="15"/>
          <w:sz w:val="18"/>
          <w:szCs w:val="18"/>
          <w:u w:val="none"/>
        </w:rPr>
        <w:t>Instagram</w:t>
      </w:r>
      <w:r>
        <w:rPr>
          <w:rFonts w:hint="default" w:ascii="sans-serif" w:hAnsi="sans-serif" w:eastAsia="sans-serif" w:cs="sans-serif"/>
          <w:i w:val="0"/>
          <w:caps w:val="0"/>
          <w:color w:val="939393"/>
          <w:spacing w:val="15"/>
          <w:kern w:val="0"/>
          <w:sz w:val="18"/>
          <w:szCs w:val="18"/>
          <w:u w:val="none"/>
          <w:lang w:val="en-US" w:eastAsia="zh-CN" w:bidi="ar"/>
        </w:rPr>
        <w:fldChar w:fldCharType="end"/>
      </w:r>
      <w:r>
        <w:rPr>
          <w:rFonts w:hint="default" w:ascii="sans-serif" w:hAnsi="sans-serif" w:eastAsia="sans-serif" w:cs="sans-serif"/>
          <w:i w:val="0"/>
          <w:caps w:val="0"/>
          <w:color w:val="939393"/>
          <w:spacing w:val="15"/>
          <w:kern w:val="0"/>
          <w:sz w:val="18"/>
          <w:szCs w:val="18"/>
          <w:u w:val="none"/>
          <w:lang w:val="en-US" w:eastAsia="zh-CN" w:bidi="ar"/>
        </w:rPr>
        <w:fldChar w:fldCharType="begin"/>
      </w:r>
      <w:r>
        <w:rPr>
          <w:rFonts w:hint="default" w:ascii="sans-serif" w:hAnsi="sans-serif" w:eastAsia="sans-serif" w:cs="sans-serif"/>
          <w:i w:val="0"/>
          <w:caps w:val="0"/>
          <w:color w:val="939393"/>
          <w:spacing w:val="15"/>
          <w:kern w:val="0"/>
          <w:sz w:val="18"/>
          <w:szCs w:val="18"/>
          <w:u w:val="none"/>
          <w:lang w:val="en-US" w:eastAsia="zh-CN" w:bidi="ar"/>
        </w:rPr>
        <w:instrText xml:space="preserve"> HYPERLINK "https://pinterest.com/TheBlogAbroad" \t "http://theblogabroad.com/_blank" </w:instrText>
      </w:r>
      <w:r>
        <w:rPr>
          <w:rFonts w:hint="default" w:ascii="sans-serif" w:hAnsi="sans-serif" w:eastAsia="sans-serif" w:cs="sans-serif"/>
          <w:i w:val="0"/>
          <w:caps w:val="0"/>
          <w:color w:val="939393"/>
          <w:spacing w:val="15"/>
          <w:kern w:val="0"/>
          <w:sz w:val="18"/>
          <w:szCs w:val="18"/>
          <w:u w:val="none"/>
          <w:lang w:val="en-US" w:eastAsia="zh-CN" w:bidi="ar"/>
        </w:rPr>
        <w:fldChar w:fldCharType="separate"/>
      </w:r>
      <w:r>
        <w:rPr>
          <w:rStyle w:val="6"/>
          <w:rFonts w:hint="default" w:ascii="Font Awesome 5 Brands" w:hAnsi="Font Awesome 5 Brands" w:eastAsia="Font Awesome 5 Brands" w:cs="Font Awesome 5 Brands"/>
          <w:i w:val="0"/>
          <w:caps w:val="0"/>
          <w:color w:val="939393"/>
          <w:spacing w:val="15"/>
          <w:sz w:val="18"/>
          <w:szCs w:val="18"/>
          <w:u w:val="none"/>
        </w:rPr>
        <w:t>Pinterest</w:t>
      </w:r>
      <w:r>
        <w:rPr>
          <w:rFonts w:hint="default" w:ascii="sans-serif" w:hAnsi="sans-serif" w:eastAsia="sans-serif" w:cs="sans-serif"/>
          <w:i w:val="0"/>
          <w:caps w:val="0"/>
          <w:color w:val="939393"/>
          <w:spacing w:val="15"/>
          <w:kern w:val="0"/>
          <w:sz w:val="18"/>
          <w:szCs w:val="18"/>
          <w:u w:val="none"/>
          <w:lang w:val="en-US" w:eastAsia="zh-CN" w:bidi="ar"/>
        </w:rPr>
        <w:fldChar w:fldCharType="end"/>
      </w:r>
      <w:r>
        <w:rPr>
          <w:rFonts w:hint="default" w:ascii="sans-serif" w:hAnsi="sans-serif" w:eastAsia="sans-serif" w:cs="sans-serif"/>
          <w:i w:val="0"/>
          <w:caps w:val="0"/>
          <w:color w:val="939393"/>
          <w:spacing w:val="15"/>
          <w:kern w:val="0"/>
          <w:sz w:val="18"/>
          <w:szCs w:val="18"/>
          <w:u w:val="none"/>
          <w:lang w:val="en-US" w:eastAsia="zh-CN" w:bidi="ar"/>
        </w:rPr>
        <w:fldChar w:fldCharType="begin"/>
      </w:r>
      <w:r>
        <w:rPr>
          <w:rFonts w:hint="default" w:ascii="sans-serif" w:hAnsi="sans-serif" w:eastAsia="sans-serif" w:cs="sans-serif"/>
          <w:i w:val="0"/>
          <w:caps w:val="0"/>
          <w:color w:val="939393"/>
          <w:spacing w:val="15"/>
          <w:kern w:val="0"/>
          <w:sz w:val="18"/>
          <w:szCs w:val="18"/>
          <w:u w:val="none"/>
          <w:lang w:val="en-US" w:eastAsia="zh-CN" w:bidi="ar"/>
        </w:rPr>
        <w:instrText xml:space="preserve"> HYPERLINK "mailto:glo@theblogabroad.com" </w:instrText>
      </w:r>
      <w:r>
        <w:rPr>
          <w:rFonts w:hint="default" w:ascii="sans-serif" w:hAnsi="sans-serif" w:eastAsia="sans-serif" w:cs="sans-serif"/>
          <w:i w:val="0"/>
          <w:caps w:val="0"/>
          <w:color w:val="939393"/>
          <w:spacing w:val="15"/>
          <w:kern w:val="0"/>
          <w:sz w:val="18"/>
          <w:szCs w:val="18"/>
          <w:u w:val="none"/>
          <w:lang w:val="en-US" w:eastAsia="zh-CN" w:bidi="ar"/>
        </w:rPr>
        <w:fldChar w:fldCharType="separate"/>
      </w:r>
      <w:r>
        <w:rPr>
          <w:rStyle w:val="6"/>
          <w:rFonts w:hint="default" w:ascii="Font Awesome 5 Free" w:hAnsi="Font Awesome 5 Free" w:eastAsia="Font Awesome 5 Free" w:cs="Font Awesome 5 Free"/>
          <w:b/>
          <w:i w:val="0"/>
          <w:caps w:val="0"/>
          <w:color w:val="939393"/>
          <w:spacing w:val="15"/>
          <w:sz w:val="18"/>
          <w:szCs w:val="18"/>
          <w:u w:val="none"/>
        </w:rPr>
        <w:t>Email</w:t>
      </w:r>
      <w:r>
        <w:rPr>
          <w:rFonts w:hint="default" w:ascii="sans-serif" w:hAnsi="sans-serif" w:eastAsia="sans-serif" w:cs="sans-serif"/>
          <w:i w:val="0"/>
          <w:caps w:val="0"/>
          <w:color w:val="939393"/>
          <w:spacing w:val="15"/>
          <w:kern w:val="0"/>
          <w:sz w:val="18"/>
          <w:szCs w:val="18"/>
          <w:u w:val="none"/>
          <w:lang w:val="en-US" w:eastAsia="zh-CN" w:bidi="ar"/>
        </w:rPr>
        <w:fldChar w:fldCharType="end"/>
      </w:r>
    </w:p>
    <w:p>
      <w:pPr>
        <w:pStyle w:val="4"/>
        <w:keepNext w:val="0"/>
        <w:keepLines w:val="0"/>
        <w:widowControl/>
        <w:suppressLineNumbers w:val="0"/>
        <w:pBdr>
          <w:bottom w:val="single" w:color="auto" w:sz="4" w:space="0"/>
        </w:pBdr>
        <w:spacing w:after="210" w:afterAutospacing="0"/>
        <w:ind w:left="0" w:firstLine="0"/>
        <w:jc w:val="center"/>
        <w:rPr>
          <w:rFonts w:hint="default" w:ascii="sans-serif" w:hAnsi="sans-serif" w:eastAsia="sans-serif" w:cs="sans-serif"/>
          <w:i w:val="0"/>
          <w:caps w:val="0"/>
          <w:color w:val="191919"/>
          <w:spacing w:val="0"/>
          <w:sz w:val="27"/>
          <w:szCs w:val="27"/>
        </w:rPr>
      </w:pPr>
      <w:r>
        <w:rPr>
          <w:rFonts w:hint="default" w:ascii="sans-serif" w:hAnsi="sans-serif" w:eastAsia="sans-serif" w:cs="sans-serif"/>
          <w:i w:val="0"/>
          <w:caps w:val="0"/>
          <w:color w:val="191919"/>
          <w:spacing w:val="0"/>
          <w:sz w:val="27"/>
          <w:szCs w:val="27"/>
        </w:rPr>
        <w:t>Copyright © 2020 </w:t>
      </w:r>
      <w:r>
        <w:rPr>
          <w:rFonts w:hint="default" w:ascii="sans-serif" w:hAnsi="sans-serif" w:eastAsia="sans-serif" w:cs="sans-serif"/>
          <w:i w:val="0"/>
          <w:caps w:val="0"/>
          <w:color w:val="CEA525"/>
          <w:spacing w:val="0"/>
          <w:sz w:val="27"/>
          <w:szCs w:val="27"/>
          <w:u w:val="none"/>
        </w:rPr>
        <w:fldChar w:fldCharType="begin"/>
      </w:r>
      <w:r>
        <w:rPr>
          <w:rFonts w:hint="default" w:ascii="sans-serif" w:hAnsi="sans-serif" w:eastAsia="sans-serif" w:cs="sans-serif"/>
          <w:i w:val="0"/>
          <w:caps w:val="0"/>
          <w:color w:val="CEA525"/>
          <w:spacing w:val="0"/>
          <w:sz w:val="27"/>
          <w:szCs w:val="27"/>
          <w:u w:val="none"/>
        </w:rPr>
        <w:instrText xml:space="preserve"> HYPERLINK "http://theblogabroad.com/" </w:instrText>
      </w:r>
      <w:r>
        <w:rPr>
          <w:rFonts w:hint="default" w:ascii="sans-serif" w:hAnsi="sans-serif" w:eastAsia="sans-serif" w:cs="sans-serif"/>
          <w:i w:val="0"/>
          <w:caps w:val="0"/>
          <w:color w:val="CEA525"/>
          <w:spacing w:val="0"/>
          <w:sz w:val="27"/>
          <w:szCs w:val="27"/>
          <w:u w:val="none"/>
        </w:rPr>
        <w:fldChar w:fldCharType="separate"/>
      </w:r>
      <w:r>
        <w:rPr>
          <w:rStyle w:val="6"/>
          <w:rFonts w:hint="default" w:ascii="sans-serif" w:hAnsi="sans-serif" w:eastAsia="sans-serif" w:cs="sans-serif"/>
          <w:i w:val="0"/>
          <w:caps w:val="0"/>
          <w:color w:val="CEA525"/>
          <w:spacing w:val="0"/>
          <w:sz w:val="27"/>
          <w:szCs w:val="27"/>
          <w:u w:val="none"/>
        </w:rPr>
        <w:t>The Blog Abroad</w:t>
      </w:r>
      <w:r>
        <w:rPr>
          <w:rFonts w:hint="default" w:ascii="sans-serif" w:hAnsi="sans-serif" w:eastAsia="sans-serif" w:cs="sans-serif"/>
          <w:i w:val="0"/>
          <w:caps w:val="0"/>
          <w:color w:val="CEA525"/>
          <w:spacing w:val="0"/>
          <w:sz w:val="27"/>
          <w:szCs w:val="27"/>
          <w:u w:val="none"/>
        </w:rPr>
        <w:fldChar w:fldCharType="end"/>
      </w:r>
      <w:r>
        <w:rPr>
          <w:rFonts w:hint="default" w:ascii="sans-serif" w:hAnsi="sans-serif" w:eastAsia="sans-serif" w:cs="sans-serif"/>
          <w:i w:val="0"/>
          <w:caps w:val="0"/>
          <w:color w:val="191919"/>
          <w:spacing w:val="0"/>
          <w:sz w:val="27"/>
          <w:szCs w:val="27"/>
        </w:rPr>
        <w:t> All Rights Reserved.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9F9F7"/>
        <w:spacing w:before="0" w:beforeAutospacing="0" w:after="360" w:afterAutospacing="0"/>
        <w:ind w:left="0" w:right="0" w:firstLine="0"/>
        <w:rPr>
          <w:rFonts w:ascii="sans-serif" w:hAnsi="sans-serif" w:eastAsia="sans-serif" w:cs="sans-serif"/>
          <w:i w:val="0"/>
          <w:caps w:val="0"/>
          <w:color w:val="737373"/>
          <w:spacing w:val="0"/>
          <w:sz w:val="21"/>
          <w:szCs w:val="21"/>
        </w:rPr>
      </w:pPr>
      <w:r>
        <w:rPr>
          <w:rFonts w:hint="default" w:ascii="sans-serif" w:hAnsi="sans-serif" w:eastAsia="sans-serif" w:cs="sans-serif"/>
          <w:i w:val="0"/>
          <w:caps w:val="0"/>
          <w:color w:val="737373"/>
          <w:spacing w:val="0"/>
          <w:sz w:val="21"/>
          <w:szCs w:val="21"/>
          <w:bdr w:val="none" w:color="auto" w:sz="0" w:space="0"/>
          <w:shd w:val="clear" w:fill="F9F9F7"/>
        </w:rPr>
        <w:t>Everyone dreams of traveling to Europe, and there’s a reason why. Whether you’re taking your first solo trip, backpacking on a budget, looking for a ritzy getaway, or wanting to explore new cities and cultures (don’t forget about the food!), Europe has something for everyone.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9F9F7"/>
        <w:spacing w:before="0" w:beforeAutospacing="0" w:after="360" w:afterAutospacing="0"/>
        <w:ind w:left="0" w:right="0" w:firstLine="0"/>
        <w:rPr>
          <w:rFonts w:hint="default" w:ascii="sans-serif" w:hAnsi="sans-serif" w:eastAsia="sans-serif" w:cs="sans-serif"/>
          <w:i w:val="0"/>
          <w:caps w:val="0"/>
          <w:color w:val="737373"/>
          <w:spacing w:val="0"/>
          <w:sz w:val="21"/>
          <w:szCs w:val="21"/>
        </w:rPr>
      </w:pPr>
      <w:r>
        <w:rPr>
          <w:rFonts w:hint="default" w:ascii="sans-serif" w:hAnsi="sans-serif" w:eastAsia="sans-serif" w:cs="sans-serif"/>
          <w:i w:val="0"/>
          <w:caps w:val="0"/>
          <w:color w:val="737373"/>
          <w:spacing w:val="0"/>
          <w:sz w:val="21"/>
          <w:szCs w:val="21"/>
          <w:bdr w:val="none" w:color="auto" w:sz="0" w:space="0"/>
          <w:shd w:val="clear" w:fill="F9F9F7"/>
        </w:rPr>
        <w:t>In my opinion, Europe is one of the most diverse continents you can visit. It has a deep-rooted history and is a melting pot of cultures from all over the world – not to mention the unique architecture and cuisines that vary from country to country. Plus, it’s one of the easiest regions to travel with lots of transportation options and having countries so close together. So, what are you waiting for?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0" w:beforeAutospacing="0" w:after="360" w:afterAutospacing="0"/>
        <w:ind w:left="0" w:right="0"/>
      </w:pPr>
      <w:r>
        <w:rPr>
          <w:rFonts w:ascii="sans-serif" w:hAnsi="sans-serif" w:eastAsia="sans-serif" w:cs="sans-serif"/>
          <w:i w:val="0"/>
          <w:caps w:val="0"/>
          <w:color w:val="73736F"/>
          <w:spacing w:val="0"/>
          <w:sz w:val="24"/>
          <w:szCs w:val="24"/>
          <w:bdr w:val="none" w:color="auto" w:sz="0" w:space="0"/>
          <w:shd w:val="clear" w:fill="F6F2EF"/>
        </w:rPr>
        <w:t>If you’re</w:t>
      </w:r>
      <w:r>
        <w:rPr>
          <w:rFonts w:hint="default" w:ascii="sans-serif" w:hAnsi="sans-serif" w:eastAsia="sans-serif" w:cs="sans-serif"/>
          <w:i w:val="0"/>
          <w:caps w:val="0"/>
          <w:color w:val="73736F"/>
          <w:spacing w:val="0"/>
          <w:sz w:val="24"/>
          <w:szCs w:val="24"/>
          <w:bdr w:val="none" w:color="auto" w:sz="0" w:space="0"/>
          <w:shd w:val="clear" w:fill="F6F2EF"/>
        </w:rPr>
        <w:t> </w:t>
      </w:r>
      <w:r>
        <w:rPr>
          <w:rFonts w:hint="default" w:ascii="sans-serif" w:hAnsi="sans-serif" w:eastAsia="sans-serif" w:cs="sans-serif"/>
          <w:i w:val="0"/>
          <w:caps w:val="0"/>
          <w:color w:val="C5B8A8"/>
          <w:spacing w:val="0"/>
          <w:sz w:val="24"/>
          <w:szCs w:val="24"/>
          <w:u w:val="none"/>
          <w:bdr w:val="none" w:color="auto" w:sz="0" w:space="0"/>
          <w:shd w:val="clear" w:fill="F6F2EF"/>
        </w:rPr>
        <w:fldChar w:fldCharType="begin"/>
      </w:r>
      <w:r>
        <w:rPr>
          <w:rFonts w:hint="default" w:ascii="sans-serif" w:hAnsi="sans-serif" w:eastAsia="sans-serif" w:cs="sans-serif"/>
          <w:i w:val="0"/>
          <w:caps w:val="0"/>
          <w:color w:val="C5B8A8"/>
          <w:spacing w:val="0"/>
          <w:sz w:val="24"/>
          <w:szCs w:val="24"/>
          <w:u w:val="none"/>
          <w:bdr w:val="none" w:color="auto" w:sz="0" w:space="0"/>
          <w:shd w:val="clear" w:fill="F6F2EF"/>
        </w:rPr>
        <w:instrText xml:space="preserve"> HYPERLINK "https://theblondeabroad.com/the-beginners-guide-to-backpacking-europe/" </w:instrText>
      </w:r>
      <w:r>
        <w:rPr>
          <w:rFonts w:hint="default" w:ascii="sans-serif" w:hAnsi="sans-serif" w:eastAsia="sans-serif" w:cs="sans-serif"/>
          <w:i w:val="0"/>
          <w:caps w:val="0"/>
          <w:color w:val="C5B8A8"/>
          <w:spacing w:val="0"/>
          <w:sz w:val="24"/>
          <w:szCs w:val="24"/>
          <w:u w:val="none"/>
          <w:bdr w:val="none" w:color="auto" w:sz="0" w:space="0"/>
          <w:shd w:val="clear" w:fill="F6F2EF"/>
        </w:rPr>
        <w:fldChar w:fldCharType="separate"/>
      </w:r>
      <w:r>
        <w:rPr>
          <w:rStyle w:val="6"/>
          <w:rFonts w:hint="default" w:ascii="sans-serif" w:hAnsi="sans-serif" w:eastAsia="sans-serif" w:cs="sans-serif"/>
          <w:i w:val="0"/>
          <w:caps w:val="0"/>
          <w:color w:val="C5B8A8"/>
          <w:spacing w:val="0"/>
          <w:sz w:val="24"/>
          <w:szCs w:val="24"/>
          <w:u w:val="none"/>
          <w:bdr w:val="none" w:color="auto" w:sz="0" w:space="0"/>
          <w:shd w:val="clear" w:fill="F6F2EF"/>
        </w:rPr>
        <w:t>backpacking through Europe</w:t>
      </w:r>
      <w:r>
        <w:rPr>
          <w:rFonts w:hint="default" w:ascii="sans-serif" w:hAnsi="sans-serif" w:eastAsia="sans-serif" w:cs="sans-serif"/>
          <w:i w:val="0"/>
          <w:caps w:val="0"/>
          <w:color w:val="C5B8A8"/>
          <w:spacing w:val="0"/>
          <w:sz w:val="24"/>
          <w:szCs w:val="24"/>
          <w:u w:val="none"/>
          <w:bdr w:val="none" w:color="auto" w:sz="0" w:space="0"/>
          <w:shd w:val="clear" w:fill="F6F2EF"/>
        </w:rPr>
        <w:fldChar w:fldCharType="end"/>
      </w:r>
      <w:r>
        <w:rPr>
          <w:rFonts w:hint="default" w:ascii="sans-serif" w:hAnsi="sans-serif" w:eastAsia="sans-serif" w:cs="sans-serif"/>
          <w:i w:val="0"/>
          <w:caps w:val="0"/>
          <w:color w:val="73736F"/>
          <w:spacing w:val="0"/>
          <w:sz w:val="24"/>
          <w:szCs w:val="24"/>
          <w:bdr w:val="none" w:color="auto" w:sz="0" w:space="0"/>
          <w:shd w:val="clear" w:fill="F6F2EF"/>
        </w:rPr>
        <w:t>, the best time to travel to the region is during the offseason. From November to March, you’ll have better luck finding cheap flights and hotels slash their prices.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0" w:beforeAutospacing="0" w:after="360" w:afterAutospacing="0"/>
        <w:ind w:left="0" w:right="0"/>
      </w:pPr>
      <w:r>
        <w:rPr>
          <w:rFonts w:hint="default" w:ascii="sans-serif" w:hAnsi="sans-serif" w:eastAsia="sans-serif" w:cs="sans-serif"/>
          <w:i w:val="0"/>
          <w:caps w:val="0"/>
          <w:color w:val="73736F"/>
          <w:spacing w:val="0"/>
          <w:sz w:val="24"/>
          <w:szCs w:val="24"/>
          <w:bdr w:val="none" w:color="auto" w:sz="0" w:space="0"/>
          <w:shd w:val="clear" w:fill="F6F2EF"/>
        </w:rPr>
        <w:t>However, winter is also a busy time of year for people planning a ski vacation or wanting to experience the </w:t>
      </w:r>
      <w:r>
        <w:rPr>
          <w:rFonts w:hint="default" w:ascii="sans-serif" w:hAnsi="sans-serif" w:eastAsia="sans-serif" w:cs="sans-serif"/>
          <w:i w:val="0"/>
          <w:caps w:val="0"/>
          <w:color w:val="C5B8A8"/>
          <w:spacing w:val="0"/>
          <w:sz w:val="24"/>
          <w:szCs w:val="24"/>
          <w:u w:val="none"/>
          <w:bdr w:val="none" w:color="auto" w:sz="0" w:space="0"/>
          <w:shd w:val="clear" w:fill="F6F2EF"/>
        </w:rPr>
        <w:fldChar w:fldCharType="begin"/>
      </w:r>
      <w:r>
        <w:rPr>
          <w:rFonts w:hint="default" w:ascii="sans-serif" w:hAnsi="sans-serif" w:eastAsia="sans-serif" w:cs="sans-serif"/>
          <w:i w:val="0"/>
          <w:caps w:val="0"/>
          <w:color w:val="C5B8A8"/>
          <w:spacing w:val="0"/>
          <w:sz w:val="24"/>
          <w:szCs w:val="24"/>
          <w:u w:val="none"/>
          <w:bdr w:val="none" w:color="auto" w:sz="0" w:space="0"/>
          <w:shd w:val="clear" w:fill="F6F2EF"/>
        </w:rPr>
        <w:instrText xml:space="preserve"> HYPERLINK "https://theblondeabroad.com/20-photos-to-inspire-you-to-visit-the-christmas-markets-in-europe/" </w:instrText>
      </w:r>
      <w:r>
        <w:rPr>
          <w:rFonts w:hint="default" w:ascii="sans-serif" w:hAnsi="sans-serif" w:eastAsia="sans-serif" w:cs="sans-serif"/>
          <w:i w:val="0"/>
          <w:caps w:val="0"/>
          <w:color w:val="C5B8A8"/>
          <w:spacing w:val="0"/>
          <w:sz w:val="24"/>
          <w:szCs w:val="24"/>
          <w:u w:val="none"/>
          <w:bdr w:val="none" w:color="auto" w:sz="0" w:space="0"/>
          <w:shd w:val="clear" w:fill="F6F2EF"/>
        </w:rPr>
        <w:fldChar w:fldCharType="separate"/>
      </w:r>
      <w:r>
        <w:rPr>
          <w:rStyle w:val="6"/>
          <w:rFonts w:hint="default" w:ascii="sans-serif" w:hAnsi="sans-serif" w:eastAsia="sans-serif" w:cs="sans-serif"/>
          <w:i w:val="0"/>
          <w:caps w:val="0"/>
          <w:color w:val="C5B8A8"/>
          <w:spacing w:val="0"/>
          <w:sz w:val="24"/>
          <w:szCs w:val="24"/>
          <w:u w:val="none"/>
          <w:bdr w:val="none" w:color="auto" w:sz="0" w:space="0"/>
          <w:shd w:val="clear" w:fill="F6F2EF"/>
        </w:rPr>
        <w:t>Christmas Markets</w:t>
      </w:r>
      <w:r>
        <w:rPr>
          <w:rFonts w:hint="default" w:ascii="sans-serif" w:hAnsi="sans-serif" w:eastAsia="sans-serif" w:cs="sans-serif"/>
          <w:i w:val="0"/>
          <w:caps w:val="0"/>
          <w:color w:val="C5B8A8"/>
          <w:spacing w:val="0"/>
          <w:sz w:val="24"/>
          <w:szCs w:val="24"/>
          <w:u w:val="none"/>
          <w:bdr w:val="none" w:color="auto" w:sz="0" w:space="0"/>
          <w:shd w:val="clear" w:fill="F6F2EF"/>
        </w:rPr>
        <w:fldChar w:fldCharType="end"/>
      </w:r>
      <w:r>
        <w:rPr>
          <w:rFonts w:hint="default" w:ascii="sans-serif" w:hAnsi="sans-serif" w:eastAsia="sans-serif" w:cs="sans-serif"/>
          <w:i w:val="0"/>
          <w:caps w:val="0"/>
          <w:color w:val="73736F"/>
          <w:spacing w:val="0"/>
          <w:sz w:val="24"/>
          <w:szCs w:val="24"/>
          <w:bdr w:val="none" w:color="auto" w:sz="0" w:space="0"/>
          <w:shd w:val="clear" w:fill="F6F2EF"/>
        </w:rPr>
        <w:t>. The busiest time of year is </w:t>
      </w:r>
      <w:r>
        <w:rPr>
          <w:rFonts w:hint="default" w:ascii="sans-serif" w:hAnsi="sans-serif" w:eastAsia="sans-serif" w:cs="sans-serif"/>
          <w:i w:val="0"/>
          <w:caps w:val="0"/>
          <w:color w:val="C5B8A8"/>
          <w:spacing w:val="0"/>
          <w:sz w:val="24"/>
          <w:szCs w:val="24"/>
          <w:u w:val="none"/>
          <w:bdr w:val="none" w:color="auto" w:sz="0" w:space="0"/>
          <w:shd w:val="clear" w:fill="F6F2EF"/>
        </w:rPr>
        <w:fldChar w:fldCharType="begin"/>
      </w:r>
      <w:r>
        <w:rPr>
          <w:rFonts w:hint="default" w:ascii="sans-serif" w:hAnsi="sans-serif" w:eastAsia="sans-serif" w:cs="sans-serif"/>
          <w:i w:val="0"/>
          <w:caps w:val="0"/>
          <w:color w:val="C5B8A8"/>
          <w:spacing w:val="0"/>
          <w:sz w:val="24"/>
          <w:szCs w:val="24"/>
          <w:u w:val="none"/>
          <w:bdr w:val="none" w:color="auto" w:sz="0" w:space="0"/>
          <w:shd w:val="clear" w:fill="F6F2EF"/>
        </w:rPr>
        <w:instrText xml:space="preserve"> HYPERLINK "https://theblondeabroad.com/what-to-pack-for-summer-in-europe/" </w:instrText>
      </w:r>
      <w:r>
        <w:rPr>
          <w:rFonts w:hint="default" w:ascii="sans-serif" w:hAnsi="sans-serif" w:eastAsia="sans-serif" w:cs="sans-serif"/>
          <w:i w:val="0"/>
          <w:caps w:val="0"/>
          <w:color w:val="C5B8A8"/>
          <w:spacing w:val="0"/>
          <w:sz w:val="24"/>
          <w:szCs w:val="24"/>
          <w:u w:val="none"/>
          <w:bdr w:val="none" w:color="auto" w:sz="0" w:space="0"/>
          <w:shd w:val="clear" w:fill="F6F2EF"/>
        </w:rPr>
        <w:fldChar w:fldCharType="separate"/>
      </w:r>
      <w:r>
        <w:rPr>
          <w:rStyle w:val="6"/>
          <w:rFonts w:hint="default" w:ascii="sans-serif" w:hAnsi="sans-serif" w:eastAsia="sans-serif" w:cs="sans-serif"/>
          <w:i w:val="0"/>
          <w:caps w:val="0"/>
          <w:color w:val="C5B8A8"/>
          <w:spacing w:val="0"/>
          <w:sz w:val="24"/>
          <w:szCs w:val="24"/>
          <w:u w:val="none"/>
          <w:bdr w:val="none" w:color="auto" w:sz="0" w:space="0"/>
          <w:shd w:val="clear" w:fill="F6F2EF"/>
        </w:rPr>
        <w:t>summer in Europe</w:t>
      </w:r>
      <w:r>
        <w:rPr>
          <w:rFonts w:hint="default" w:ascii="sans-serif" w:hAnsi="sans-serif" w:eastAsia="sans-serif" w:cs="sans-serif"/>
          <w:i w:val="0"/>
          <w:caps w:val="0"/>
          <w:color w:val="C5B8A8"/>
          <w:spacing w:val="0"/>
          <w:sz w:val="24"/>
          <w:szCs w:val="24"/>
          <w:u w:val="none"/>
          <w:bdr w:val="none" w:color="auto" w:sz="0" w:space="0"/>
          <w:shd w:val="clear" w:fill="F6F2EF"/>
        </w:rPr>
        <w:fldChar w:fldCharType="end"/>
      </w:r>
      <w:r>
        <w:rPr>
          <w:rFonts w:hint="default" w:ascii="sans-serif" w:hAnsi="sans-serif" w:eastAsia="sans-serif" w:cs="sans-serif"/>
          <w:i w:val="0"/>
          <w:caps w:val="0"/>
          <w:color w:val="73736F"/>
          <w:spacing w:val="0"/>
          <w:sz w:val="24"/>
          <w:szCs w:val="24"/>
          <w:bdr w:val="none" w:color="auto" w:sz="0" w:space="0"/>
          <w:shd w:val="clear" w:fill="F6F2EF"/>
        </w:rPr>
        <w:t>. From June to August, travelers from all over the world flock to the region to soak up the good weather.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0" w:beforeAutospacing="0" w:after="360" w:afterAutospacing="0"/>
        <w:ind w:left="0" w:right="0"/>
      </w:pPr>
      <w:r>
        <w:rPr>
          <w:rFonts w:hint="default" w:ascii="sans-serif" w:hAnsi="sans-serif" w:eastAsia="sans-serif" w:cs="sans-serif"/>
          <w:i w:val="0"/>
          <w:caps w:val="0"/>
          <w:color w:val="73736F"/>
          <w:spacing w:val="0"/>
          <w:sz w:val="24"/>
          <w:szCs w:val="24"/>
          <w:bdr w:val="none" w:color="auto" w:sz="0" w:space="0"/>
          <w:shd w:val="clear" w:fill="F6F2EF"/>
        </w:rPr>
        <w:t>If you’re planning a trip during these months, book as much of it as you can in advance. Flights, even with budget airlines, can triple in price!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0" w:beforeAutospacing="0" w:after="360" w:afterAutospacing="0"/>
        <w:ind w:left="0" w:right="0"/>
        <w:jc w:val="center"/>
      </w:pPr>
      <w:r>
        <w:rPr>
          <w:rStyle w:val="7"/>
          <w:rFonts w:hint="default" w:ascii="sans-serif" w:hAnsi="sans-serif" w:eastAsia="sans-serif" w:cs="sans-serif"/>
          <w:b/>
          <w:i w:val="0"/>
          <w:caps w:val="0"/>
          <w:color w:val="73736F"/>
          <w:spacing w:val="0"/>
          <w:sz w:val="24"/>
          <w:szCs w:val="24"/>
          <w:bdr w:val="none" w:color="auto" w:sz="0" w:space="0"/>
          <w:shd w:val="clear" w:fill="F6F2EF"/>
        </w:rPr>
        <w:t>Check out my </w:t>
      </w:r>
      <w:r>
        <w:rPr>
          <w:rStyle w:val="7"/>
          <w:rFonts w:hint="default" w:ascii="sans-serif" w:hAnsi="sans-serif" w:eastAsia="sans-serif" w:cs="sans-serif"/>
          <w:i w:val="0"/>
          <w:caps w:val="0"/>
          <w:color w:val="C5B8A8"/>
          <w:spacing w:val="0"/>
          <w:sz w:val="24"/>
          <w:szCs w:val="24"/>
          <w:u w:val="none"/>
          <w:bdr w:val="none" w:color="auto" w:sz="0" w:space="0"/>
          <w:shd w:val="clear" w:fill="F6F2EF"/>
        </w:rPr>
        <w:fldChar w:fldCharType="begin"/>
      </w:r>
      <w:r>
        <w:rPr>
          <w:rStyle w:val="7"/>
          <w:rFonts w:hint="default" w:ascii="sans-serif" w:hAnsi="sans-serif" w:eastAsia="sans-serif" w:cs="sans-serif"/>
          <w:i w:val="0"/>
          <w:caps w:val="0"/>
          <w:color w:val="C5B8A8"/>
          <w:spacing w:val="0"/>
          <w:sz w:val="24"/>
          <w:szCs w:val="24"/>
          <w:u w:val="none"/>
          <w:bdr w:val="none" w:color="auto" w:sz="0" w:space="0"/>
          <w:shd w:val="clear" w:fill="F6F2EF"/>
        </w:rPr>
        <w:instrText xml:space="preserve"> HYPERLINK "https://theblondeabroad.com/the-beginners-guide-to-backpacking-europe/" </w:instrText>
      </w:r>
      <w:r>
        <w:rPr>
          <w:rStyle w:val="7"/>
          <w:rFonts w:hint="default" w:ascii="sans-serif" w:hAnsi="sans-serif" w:eastAsia="sans-serif" w:cs="sans-serif"/>
          <w:i w:val="0"/>
          <w:caps w:val="0"/>
          <w:color w:val="C5B8A8"/>
          <w:spacing w:val="0"/>
          <w:sz w:val="24"/>
          <w:szCs w:val="24"/>
          <w:u w:val="none"/>
          <w:bdr w:val="none" w:color="auto" w:sz="0" w:space="0"/>
          <w:shd w:val="clear" w:fill="F6F2EF"/>
        </w:rPr>
        <w:fldChar w:fldCharType="separate"/>
      </w:r>
      <w:r>
        <w:rPr>
          <w:rStyle w:val="6"/>
          <w:rFonts w:hint="default" w:ascii="sans-serif" w:hAnsi="sans-serif" w:eastAsia="sans-serif" w:cs="sans-serif"/>
          <w:i w:val="0"/>
          <w:caps w:val="0"/>
          <w:color w:val="C5B8A8"/>
          <w:spacing w:val="0"/>
          <w:sz w:val="24"/>
          <w:szCs w:val="24"/>
          <w:u w:val="none"/>
          <w:bdr w:val="none" w:color="auto" w:sz="0" w:space="0"/>
          <w:shd w:val="clear" w:fill="F6F2EF"/>
        </w:rPr>
        <w:t>Guide to Backpacking Europe</w:t>
      </w:r>
      <w:r>
        <w:rPr>
          <w:rStyle w:val="7"/>
          <w:rFonts w:hint="default" w:ascii="sans-serif" w:hAnsi="sans-serif" w:eastAsia="sans-serif" w:cs="sans-serif"/>
          <w:i w:val="0"/>
          <w:caps w:val="0"/>
          <w:color w:val="C5B8A8"/>
          <w:spacing w:val="0"/>
          <w:sz w:val="24"/>
          <w:szCs w:val="24"/>
          <w:u w:val="none"/>
          <w:bdr w:val="none" w:color="auto" w:sz="0" w:space="0"/>
          <w:shd w:val="clear" w:fill="F6F2EF"/>
        </w:rPr>
        <w:fldChar w:fldCharType="end"/>
      </w:r>
      <w:r>
        <w:rPr>
          <w:rStyle w:val="7"/>
          <w:rFonts w:hint="default" w:ascii="sans-serif" w:hAnsi="sans-serif" w:eastAsia="sans-serif" w:cs="sans-serif"/>
          <w:b/>
          <w:i w:val="0"/>
          <w:caps w:val="0"/>
          <w:color w:val="73736F"/>
          <w:spacing w:val="0"/>
          <w:sz w:val="24"/>
          <w:szCs w:val="24"/>
          <w:bdr w:val="none" w:color="auto" w:sz="0" w:space="0"/>
          <w:shd w:val="clear" w:fill="F6F2EF"/>
        </w:rPr>
        <w:t> to help you start planning your big adventure!</w:t>
      </w:r>
    </w:p>
    <w:p>
      <w:pPr>
        <w:pStyle w:val="3"/>
        <w:keepNext w:val="0"/>
        <w:keepLines w:val="0"/>
        <w:widowControl/>
        <w:suppressLineNumbers w:val="0"/>
        <w:spacing w:before="0" w:beforeAutospacing="0" w:after="375" w:afterAutospacing="0" w:line="360" w:lineRule="atLeast"/>
        <w:ind w:left="0" w:right="0"/>
        <w:jc w:val="center"/>
        <w:rPr>
          <w:rFonts w:ascii="jules_biglight" w:hAnsi="jules_biglight" w:eastAsia="jules_biglight" w:cs="jules_biglight"/>
          <w:caps/>
          <w:color w:val="73736F"/>
          <w:sz w:val="45"/>
          <w:szCs w:val="45"/>
        </w:rPr>
      </w:pPr>
      <w:r>
        <w:rPr>
          <w:rFonts w:hint="default" w:ascii="jules_biglight" w:hAnsi="jules_biglight" w:eastAsia="jules_biglight" w:cs="jules_biglight"/>
          <w:i w:val="0"/>
          <w:caps/>
          <w:color w:val="73736F"/>
          <w:spacing w:val="0"/>
          <w:sz w:val="45"/>
          <w:szCs w:val="45"/>
          <w:shd w:val="clear" w:fill="FFFFFF"/>
        </w:rPr>
        <w:t>WHAT TO EXPECT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60" w:lineRule="atLeast"/>
        <w:ind w:left="0" w:right="0"/>
      </w:pPr>
      <w:r>
        <w:rPr>
          <w:rStyle w:val="7"/>
          <w:rFonts w:hint="default" w:ascii="sans-serif" w:hAnsi="sans-serif" w:eastAsia="sans-serif" w:cs="sans-serif"/>
          <w:b/>
          <w:i w:val="0"/>
          <w:caps w:val="0"/>
          <w:color w:val="73736F"/>
          <w:spacing w:val="0"/>
          <w:sz w:val="24"/>
          <w:szCs w:val="24"/>
          <w:bdr w:val="none" w:color="auto" w:sz="0" w:space="0"/>
          <w:shd w:val="clear" w:fill="FFFFFF"/>
        </w:rPr>
        <w:t>Eastern Europe:</w:t>
      </w:r>
      <w:r>
        <w:rPr>
          <w:rFonts w:hint="default" w:ascii="sans-serif" w:hAnsi="sans-serif" w:eastAsia="sans-serif" w:cs="sans-serif"/>
          <w:i w:val="0"/>
          <w:caps w:val="0"/>
          <w:color w:val="73736F"/>
          <w:spacing w:val="0"/>
          <w:sz w:val="24"/>
          <w:szCs w:val="24"/>
          <w:bdr w:val="none" w:color="auto" w:sz="0" w:space="0"/>
          <w:shd w:val="clear" w:fill="FFFFFF"/>
        </w:rPr>
        <w:t> Eastern Europe generally refers to the countries that were behind the Iron Curtain. It’s made up of Belarus, Bulgaria, </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begin"/>
      </w:r>
      <w:r>
        <w:rPr>
          <w:rFonts w:hint="default" w:ascii="sans-serif" w:hAnsi="sans-serif" w:eastAsia="sans-serif" w:cs="sans-serif"/>
          <w:i w:val="0"/>
          <w:caps w:val="0"/>
          <w:color w:val="C5B8A8"/>
          <w:spacing w:val="0"/>
          <w:sz w:val="24"/>
          <w:szCs w:val="24"/>
          <w:u w:val="none"/>
          <w:bdr w:val="none" w:color="auto" w:sz="0" w:space="0"/>
          <w:shd w:val="clear" w:fill="FFFFFF"/>
        </w:rPr>
        <w:instrText xml:space="preserve"> HYPERLINK "https://theblondeabroad.com/5-romantic-places-for-couples-in-the-czech-republic/" </w:instrText>
      </w:r>
      <w:r>
        <w:rPr>
          <w:rFonts w:hint="default" w:ascii="sans-serif" w:hAnsi="sans-serif" w:eastAsia="sans-serif" w:cs="sans-serif"/>
          <w:i w:val="0"/>
          <w:caps w:val="0"/>
          <w:color w:val="C5B8A8"/>
          <w:spacing w:val="0"/>
          <w:sz w:val="24"/>
          <w:szCs w:val="24"/>
          <w:u w:val="none"/>
          <w:bdr w:val="none" w:color="auto" w:sz="0" w:space="0"/>
          <w:shd w:val="clear" w:fill="FFFFFF"/>
        </w:rPr>
        <w:fldChar w:fldCharType="separate"/>
      </w:r>
      <w:r>
        <w:rPr>
          <w:rStyle w:val="6"/>
          <w:rFonts w:hint="default" w:ascii="sans-serif" w:hAnsi="sans-serif" w:eastAsia="sans-serif" w:cs="sans-serif"/>
          <w:i w:val="0"/>
          <w:caps w:val="0"/>
          <w:color w:val="C5B8A8"/>
          <w:spacing w:val="0"/>
          <w:sz w:val="24"/>
          <w:szCs w:val="24"/>
          <w:u w:val="none"/>
          <w:bdr w:val="none" w:color="auto" w:sz="0" w:space="0"/>
          <w:shd w:val="clear" w:fill="FFFFFF"/>
        </w:rPr>
        <w:t>Czech Republic</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end"/>
      </w:r>
      <w:r>
        <w:rPr>
          <w:rFonts w:hint="default" w:ascii="sans-serif" w:hAnsi="sans-serif" w:eastAsia="sans-serif" w:cs="sans-serif"/>
          <w:i w:val="0"/>
          <w:caps w:val="0"/>
          <w:color w:val="73736F"/>
          <w:spacing w:val="0"/>
          <w:sz w:val="24"/>
          <w:szCs w:val="24"/>
          <w:bdr w:val="none" w:color="auto" w:sz="0" w:space="0"/>
          <w:shd w:val="clear" w:fill="FFFFFF"/>
        </w:rPr>
        <w:t>, Hungary, </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begin"/>
      </w:r>
      <w:r>
        <w:rPr>
          <w:rFonts w:hint="default" w:ascii="sans-serif" w:hAnsi="sans-serif" w:eastAsia="sans-serif" w:cs="sans-serif"/>
          <w:i w:val="0"/>
          <w:caps w:val="0"/>
          <w:color w:val="C5B8A8"/>
          <w:spacing w:val="0"/>
          <w:sz w:val="24"/>
          <w:szCs w:val="24"/>
          <w:u w:val="none"/>
          <w:bdr w:val="none" w:color="auto" w:sz="0" w:space="0"/>
          <w:shd w:val="clear" w:fill="FFFFFF"/>
        </w:rPr>
        <w:instrText xml:space="preserve"> HYPERLINK "https://theblondeabroad.com/where-to-find-best-food-krakow-poland/" </w:instrText>
      </w:r>
      <w:r>
        <w:rPr>
          <w:rFonts w:hint="default" w:ascii="sans-serif" w:hAnsi="sans-serif" w:eastAsia="sans-serif" w:cs="sans-serif"/>
          <w:i w:val="0"/>
          <w:caps w:val="0"/>
          <w:color w:val="C5B8A8"/>
          <w:spacing w:val="0"/>
          <w:sz w:val="24"/>
          <w:szCs w:val="24"/>
          <w:u w:val="none"/>
          <w:bdr w:val="none" w:color="auto" w:sz="0" w:space="0"/>
          <w:shd w:val="clear" w:fill="FFFFFF"/>
        </w:rPr>
        <w:fldChar w:fldCharType="separate"/>
      </w:r>
      <w:r>
        <w:rPr>
          <w:rStyle w:val="6"/>
          <w:rFonts w:hint="default" w:ascii="sans-serif" w:hAnsi="sans-serif" w:eastAsia="sans-serif" w:cs="sans-serif"/>
          <w:i w:val="0"/>
          <w:caps w:val="0"/>
          <w:color w:val="C5B8A8"/>
          <w:spacing w:val="0"/>
          <w:sz w:val="24"/>
          <w:szCs w:val="24"/>
          <w:u w:val="none"/>
          <w:bdr w:val="none" w:color="auto" w:sz="0" w:space="0"/>
          <w:shd w:val="clear" w:fill="FFFFFF"/>
        </w:rPr>
        <w:t>Poland</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end"/>
      </w:r>
      <w:r>
        <w:rPr>
          <w:rFonts w:hint="default" w:ascii="sans-serif" w:hAnsi="sans-serif" w:eastAsia="sans-serif" w:cs="sans-serif"/>
          <w:i w:val="0"/>
          <w:caps w:val="0"/>
          <w:color w:val="73736F"/>
          <w:spacing w:val="0"/>
          <w:sz w:val="24"/>
          <w:szCs w:val="24"/>
          <w:bdr w:val="none" w:color="auto" w:sz="0" w:space="0"/>
          <w:shd w:val="clear" w:fill="FFFFFF"/>
        </w:rPr>
        <w:t>, Moldova, Romania, Russia, Slovakia, and Ukraine. It’s a cheaper destination for budget travelers, and some of its top historical attractions include the Prague Castle, the State Hermitage Museum and Auschwitz.</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60" w:lineRule="atLeast"/>
        <w:ind w:left="0" w:right="0"/>
      </w:pPr>
      <w:r>
        <w:rPr>
          <w:rStyle w:val="7"/>
          <w:rFonts w:hint="default" w:ascii="sans-serif" w:hAnsi="sans-serif" w:eastAsia="sans-serif" w:cs="sans-serif"/>
          <w:b/>
          <w:i w:val="0"/>
          <w:caps w:val="0"/>
          <w:color w:val="73736F"/>
          <w:spacing w:val="0"/>
          <w:sz w:val="24"/>
          <w:szCs w:val="24"/>
          <w:bdr w:val="none" w:color="auto" w:sz="0" w:space="0"/>
          <w:shd w:val="clear" w:fill="FFFFFF"/>
        </w:rPr>
        <w:t>Northern Europe:</w:t>
      </w:r>
      <w:r>
        <w:rPr>
          <w:rFonts w:hint="default" w:ascii="sans-serif" w:hAnsi="sans-serif" w:eastAsia="sans-serif" w:cs="sans-serif"/>
          <w:i w:val="0"/>
          <w:caps w:val="0"/>
          <w:color w:val="73736F"/>
          <w:spacing w:val="0"/>
          <w:sz w:val="24"/>
          <w:szCs w:val="24"/>
          <w:bdr w:val="none" w:color="auto" w:sz="0" w:space="0"/>
          <w:shd w:val="clear" w:fill="FFFFFF"/>
        </w:rPr>
        <w:t> Northern Europe is known for its natural phenomena – the Northern Lights. If you want to see them, you’ll need to visit in the winter when conditions are at their best. Some of the countries that make up this region include Denmark, Estonia, Finland, </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begin"/>
      </w:r>
      <w:r>
        <w:rPr>
          <w:rFonts w:hint="default" w:ascii="sans-serif" w:hAnsi="sans-serif" w:eastAsia="sans-serif" w:cs="sans-serif"/>
          <w:i w:val="0"/>
          <w:caps w:val="0"/>
          <w:color w:val="C5B8A8"/>
          <w:spacing w:val="0"/>
          <w:sz w:val="24"/>
          <w:szCs w:val="24"/>
          <w:u w:val="none"/>
          <w:bdr w:val="none" w:color="auto" w:sz="0" w:space="0"/>
          <w:shd w:val="clear" w:fill="FFFFFF"/>
        </w:rPr>
        <w:instrText xml:space="preserve"> HYPERLINK "https://theblondeabroad.com/iceland/" </w:instrText>
      </w:r>
      <w:r>
        <w:rPr>
          <w:rFonts w:hint="default" w:ascii="sans-serif" w:hAnsi="sans-serif" w:eastAsia="sans-serif" w:cs="sans-serif"/>
          <w:i w:val="0"/>
          <w:caps w:val="0"/>
          <w:color w:val="C5B8A8"/>
          <w:spacing w:val="0"/>
          <w:sz w:val="24"/>
          <w:szCs w:val="24"/>
          <w:u w:val="none"/>
          <w:bdr w:val="none" w:color="auto" w:sz="0" w:space="0"/>
          <w:shd w:val="clear" w:fill="FFFFFF"/>
        </w:rPr>
        <w:fldChar w:fldCharType="separate"/>
      </w:r>
      <w:r>
        <w:rPr>
          <w:rStyle w:val="6"/>
          <w:rFonts w:hint="default" w:ascii="sans-serif" w:hAnsi="sans-serif" w:eastAsia="sans-serif" w:cs="sans-serif"/>
          <w:i w:val="0"/>
          <w:caps w:val="0"/>
          <w:color w:val="C5B8A8"/>
          <w:spacing w:val="0"/>
          <w:sz w:val="24"/>
          <w:szCs w:val="24"/>
          <w:u w:val="none"/>
          <w:bdr w:val="none" w:color="auto" w:sz="0" w:space="0"/>
          <w:shd w:val="clear" w:fill="FFFFFF"/>
        </w:rPr>
        <w:t>Iceland</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end"/>
      </w:r>
      <w:r>
        <w:rPr>
          <w:rFonts w:hint="default" w:ascii="sans-serif" w:hAnsi="sans-serif" w:eastAsia="sans-serif" w:cs="sans-serif"/>
          <w:i w:val="0"/>
          <w:caps w:val="0"/>
          <w:color w:val="73736F"/>
          <w:spacing w:val="0"/>
          <w:sz w:val="24"/>
          <w:szCs w:val="24"/>
          <w:bdr w:val="none" w:color="auto" w:sz="0" w:space="0"/>
          <w:shd w:val="clear" w:fill="FFFFFF"/>
        </w:rPr>
        <w:t>, Norway, </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begin"/>
      </w:r>
      <w:r>
        <w:rPr>
          <w:rFonts w:hint="default" w:ascii="sans-serif" w:hAnsi="sans-serif" w:eastAsia="sans-serif" w:cs="sans-serif"/>
          <w:i w:val="0"/>
          <w:caps w:val="0"/>
          <w:color w:val="C5B8A8"/>
          <w:spacing w:val="0"/>
          <w:sz w:val="24"/>
          <w:szCs w:val="24"/>
          <w:u w:val="none"/>
          <w:bdr w:val="none" w:color="auto" w:sz="0" w:space="0"/>
          <w:shd w:val="clear" w:fill="FFFFFF"/>
        </w:rPr>
        <w:instrText xml:space="preserve"> HYPERLINK "https://theblondeabroad.com/sweden/" </w:instrText>
      </w:r>
      <w:r>
        <w:rPr>
          <w:rFonts w:hint="default" w:ascii="sans-serif" w:hAnsi="sans-serif" w:eastAsia="sans-serif" w:cs="sans-serif"/>
          <w:i w:val="0"/>
          <w:caps w:val="0"/>
          <w:color w:val="C5B8A8"/>
          <w:spacing w:val="0"/>
          <w:sz w:val="24"/>
          <w:szCs w:val="24"/>
          <w:u w:val="none"/>
          <w:bdr w:val="none" w:color="auto" w:sz="0" w:space="0"/>
          <w:shd w:val="clear" w:fill="FFFFFF"/>
        </w:rPr>
        <w:fldChar w:fldCharType="separate"/>
      </w:r>
      <w:r>
        <w:rPr>
          <w:rStyle w:val="6"/>
          <w:rFonts w:hint="default" w:ascii="sans-serif" w:hAnsi="sans-serif" w:eastAsia="sans-serif" w:cs="sans-serif"/>
          <w:i w:val="0"/>
          <w:caps w:val="0"/>
          <w:color w:val="C5B8A8"/>
          <w:spacing w:val="0"/>
          <w:sz w:val="24"/>
          <w:szCs w:val="24"/>
          <w:u w:val="none"/>
          <w:bdr w:val="none" w:color="auto" w:sz="0" w:space="0"/>
          <w:shd w:val="clear" w:fill="FFFFFF"/>
        </w:rPr>
        <w:t>Sweden</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end"/>
      </w:r>
      <w:r>
        <w:rPr>
          <w:rFonts w:hint="default" w:ascii="sans-serif" w:hAnsi="sans-serif" w:eastAsia="sans-serif" w:cs="sans-serif"/>
          <w:i w:val="0"/>
          <w:caps w:val="0"/>
          <w:color w:val="73736F"/>
          <w:spacing w:val="0"/>
          <w:sz w:val="24"/>
          <w:szCs w:val="24"/>
          <w:bdr w:val="none" w:color="auto" w:sz="0" w:space="0"/>
          <w:shd w:val="clear" w:fill="FFFFFF"/>
        </w:rPr>
        <w:t>, and the </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begin"/>
      </w:r>
      <w:r>
        <w:rPr>
          <w:rFonts w:hint="default" w:ascii="sans-serif" w:hAnsi="sans-serif" w:eastAsia="sans-serif" w:cs="sans-serif"/>
          <w:i w:val="0"/>
          <w:caps w:val="0"/>
          <w:color w:val="C5B8A8"/>
          <w:spacing w:val="0"/>
          <w:sz w:val="24"/>
          <w:szCs w:val="24"/>
          <w:u w:val="none"/>
          <w:bdr w:val="none" w:color="auto" w:sz="0" w:space="0"/>
          <w:shd w:val="clear" w:fill="FFFFFF"/>
        </w:rPr>
        <w:instrText xml:space="preserve"> HYPERLINK "https://theblondeabroad.com/england/" </w:instrText>
      </w:r>
      <w:r>
        <w:rPr>
          <w:rFonts w:hint="default" w:ascii="sans-serif" w:hAnsi="sans-serif" w:eastAsia="sans-serif" w:cs="sans-serif"/>
          <w:i w:val="0"/>
          <w:caps w:val="0"/>
          <w:color w:val="C5B8A8"/>
          <w:spacing w:val="0"/>
          <w:sz w:val="24"/>
          <w:szCs w:val="24"/>
          <w:u w:val="none"/>
          <w:bdr w:val="none" w:color="auto" w:sz="0" w:space="0"/>
          <w:shd w:val="clear" w:fill="FFFFFF"/>
        </w:rPr>
        <w:fldChar w:fldCharType="separate"/>
      </w:r>
      <w:r>
        <w:rPr>
          <w:rStyle w:val="6"/>
          <w:rFonts w:hint="default" w:ascii="sans-serif" w:hAnsi="sans-serif" w:eastAsia="sans-serif" w:cs="sans-serif"/>
          <w:i w:val="0"/>
          <w:caps w:val="0"/>
          <w:color w:val="C5B8A8"/>
          <w:spacing w:val="0"/>
          <w:sz w:val="24"/>
          <w:szCs w:val="24"/>
          <w:u w:val="none"/>
          <w:bdr w:val="none" w:color="auto" w:sz="0" w:space="0"/>
          <w:shd w:val="clear" w:fill="FFFFFF"/>
        </w:rPr>
        <w:t>United Kingdom</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end"/>
      </w:r>
      <w:r>
        <w:rPr>
          <w:rFonts w:hint="default" w:ascii="sans-serif" w:hAnsi="sans-serif" w:eastAsia="sans-serif" w:cs="sans-serif"/>
          <w:i w:val="0"/>
          <w:caps w:val="0"/>
          <w:color w:val="73736F"/>
          <w:spacing w:val="0"/>
          <w:sz w:val="24"/>
          <w:szCs w:val="24"/>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60" w:lineRule="atLeast"/>
        <w:ind w:left="0" w:right="0"/>
      </w:pPr>
      <w:r>
        <w:rPr>
          <w:rStyle w:val="7"/>
          <w:rFonts w:hint="default" w:ascii="sans-serif" w:hAnsi="sans-serif" w:eastAsia="sans-serif" w:cs="sans-serif"/>
          <w:b/>
          <w:i w:val="0"/>
          <w:caps w:val="0"/>
          <w:color w:val="73736F"/>
          <w:spacing w:val="0"/>
          <w:sz w:val="24"/>
          <w:szCs w:val="24"/>
          <w:bdr w:val="none" w:color="auto" w:sz="0" w:space="0"/>
          <w:shd w:val="clear" w:fill="FFFFFF"/>
        </w:rPr>
        <w:t>Southern Europe: </w:t>
      </w:r>
      <w:r>
        <w:rPr>
          <w:rFonts w:hint="default" w:ascii="sans-serif" w:hAnsi="sans-serif" w:eastAsia="sans-serif" w:cs="sans-serif"/>
          <w:i w:val="0"/>
          <w:caps w:val="0"/>
          <w:color w:val="73736F"/>
          <w:spacing w:val="0"/>
          <w:sz w:val="24"/>
          <w:szCs w:val="24"/>
          <w:bdr w:val="none" w:color="auto" w:sz="0" w:space="0"/>
          <w:shd w:val="clear" w:fill="FFFFFF"/>
        </w:rPr>
        <w:t>Southern Europe is made up of all the countries close to the Mediterranean. </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begin"/>
      </w:r>
      <w:r>
        <w:rPr>
          <w:rFonts w:hint="default" w:ascii="sans-serif" w:hAnsi="sans-serif" w:eastAsia="sans-serif" w:cs="sans-serif"/>
          <w:i w:val="0"/>
          <w:caps w:val="0"/>
          <w:color w:val="C5B8A8"/>
          <w:spacing w:val="0"/>
          <w:sz w:val="24"/>
          <w:szCs w:val="24"/>
          <w:u w:val="none"/>
          <w:bdr w:val="none" w:color="auto" w:sz="0" w:space="0"/>
          <w:shd w:val="clear" w:fill="FFFFFF"/>
        </w:rPr>
        <w:instrText xml:space="preserve"> HYPERLINK "https://theblondeabroad.com/spain/" </w:instrText>
      </w:r>
      <w:r>
        <w:rPr>
          <w:rFonts w:hint="default" w:ascii="sans-serif" w:hAnsi="sans-serif" w:eastAsia="sans-serif" w:cs="sans-serif"/>
          <w:i w:val="0"/>
          <w:caps w:val="0"/>
          <w:color w:val="C5B8A8"/>
          <w:spacing w:val="0"/>
          <w:sz w:val="24"/>
          <w:szCs w:val="24"/>
          <w:u w:val="none"/>
          <w:bdr w:val="none" w:color="auto" w:sz="0" w:space="0"/>
          <w:shd w:val="clear" w:fill="FFFFFF"/>
        </w:rPr>
        <w:fldChar w:fldCharType="separate"/>
      </w:r>
      <w:r>
        <w:rPr>
          <w:rStyle w:val="6"/>
          <w:rFonts w:hint="default" w:ascii="sans-serif" w:hAnsi="sans-serif" w:eastAsia="sans-serif" w:cs="sans-serif"/>
          <w:i w:val="0"/>
          <w:caps w:val="0"/>
          <w:color w:val="C5B8A8"/>
          <w:spacing w:val="0"/>
          <w:sz w:val="24"/>
          <w:szCs w:val="24"/>
          <w:u w:val="none"/>
          <w:bdr w:val="none" w:color="auto" w:sz="0" w:space="0"/>
          <w:shd w:val="clear" w:fill="FFFFFF"/>
        </w:rPr>
        <w:t>Spain</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end"/>
      </w:r>
      <w:r>
        <w:rPr>
          <w:rFonts w:hint="default" w:ascii="sans-serif" w:hAnsi="sans-serif" w:eastAsia="sans-serif" w:cs="sans-serif"/>
          <w:i w:val="0"/>
          <w:caps w:val="0"/>
          <w:color w:val="73736F"/>
          <w:spacing w:val="0"/>
          <w:sz w:val="24"/>
          <w:szCs w:val="24"/>
          <w:bdr w:val="none" w:color="auto" w:sz="0" w:space="0"/>
          <w:shd w:val="clear" w:fill="FFFFFF"/>
        </w:rPr>
        <w:t>, </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begin"/>
      </w:r>
      <w:r>
        <w:rPr>
          <w:rFonts w:hint="default" w:ascii="sans-serif" w:hAnsi="sans-serif" w:eastAsia="sans-serif" w:cs="sans-serif"/>
          <w:i w:val="0"/>
          <w:caps w:val="0"/>
          <w:color w:val="C5B8A8"/>
          <w:spacing w:val="0"/>
          <w:sz w:val="24"/>
          <w:szCs w:val="24"/>
          <w:u w:val="none"/>
          <w:bdr w:val="none" w:color="auto" w:sz="0" w:space="0"/>
          <w:shd w:val="clear" w:fill="FFFFFF"/>
        </w:rPr>
        <w:instrText xml:space="preserve"> HYPERLINK "https://theblondeabroad.com/italy/" </w:instrText>
      </w:r>
      <w:r>
        <w:rPr>
          <w:rFonts w:hint="default" w:ascii="sans-serif" w:hAnsi="sans-serif" w:eastAsia="sans-serif" w:cs="sans-serif"/>
          <w:i w:val="0"/>
          <w:caps w:val="0"/>
          <w:color w:val="C5B8A8"/>
          <w:spacing w:val="0"/>
          <w:sz w:val="24"/>
          <w:szCs w:val="24"/>
          <w:u w:val="none"/>
          <w:bdr w:val="none" w:color="auto" w:sz="0" w:space="0"/>
          <w:shd w:val="clear" w:fill="FFFFFF"/>
        </w:rPr>
        <w:fldChar w:fldCharType="separate"/>
      </w:r>
      <w:r>
        <w:rPr>
          <w:rStyle w:val="6"/>
          <w:rFonts w:hint="default" w:ascii="sans-serif" w:hAnsi="sans-serif" w:eastAsia="sans-serif" w:cs="sans-serif"/>
          <w:i w:val="0"/>
          <w:caps w:val="0"/>
          <w:color w:val="C5B8A8"/>
          <w:spacing w:val="0"/>
          <w:sz w:val="24"/>
          <w:szCs w:val="24"/>
          <w:u w:val="none"/>
          <w:bdr w:val="none" w:color="auto" w:sz="0" w:space="0"/>
          <w:shd w:val="clear" w:fill="FFFFFF"/>
        </w:rPr>
        <w:t>Italy</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end"/>
      </w:r>
      <w:r>
        <w:rPr>
          <w:rFonts w:hint="default" w:ascii="sans-serif" w:hAnsi="sans-serif" w:eastAsia="sans-serif" w:cs="sans-serif"/>
          <w:i w:val="0"/>
          <w:caps w:val="0"/>
          <w:color w:val="73736F"/>
          <w:spacing w:val="0"/>
          <w:sz w:val="24"/>
          <w:szCs w:val="24"/>
          <w:bdr w:val="none" w:color="auto" w:sz="0" w:space="0"/>
          <w:shd w:val="clear" w:fill="FFFFFF"/>
        </w:rPr>
        <w:t>, </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begin"/>
      </w:r>
      <w:r>
        <w:rPr>
          <w:rFonts w:hint="default" w:ascii="sans-serif" w:hAnsi="sans-serif" w:eastAsia="sans-serif" w:cs="sans-serif"/>
          <w:i w:val="0"/>
          <w:caps w:val="0"/>
          <w:color w:val="C5B8A8"/>
          <w:spacing w:val="0"/>
          <w:sz w:val="24"/>
          <w:szCs w:val="24"/>
          <w:u w:val="none"/>
          <w:bdr w:val="none" w:color="auto" w:sz="0" w:space="0"/>
          <w:shd w:val="clear" w:fill="FFFFFF"/>
        </w:rPr>
        <w:instrText xml:space="preserve"> HYPERLINK "https://theblondeabroad.com/ultimate-malta-travel-guide/" </w:instrText>
      </w:r>
      <w:r>
        <w:rPr>
          <w:rFonts w:hint="default" w:ascii="sans-serif" w:hAnsi="sans-serif" w:eastAsia="sans-serif" w:cs="sans-serif"/>
          <w:i w:val="0"/>
          <w:caps w:val="0"/>
          <w:color w:val="C5B8A8"/>
          <w:spacing w:val="0"/>
          <w:sz w:val="24"/>
          <w:szCs w:val="24"/>
          <w:u w:val="none"/>
          <w:bdr w:val="none" w:color="auto" w:sz="0" w:space="0"/>
          <w:shd w:val="clear" w:fill="FFFFFF"/>
        </w:rPr>
        <w:fldChar w:fldCharType="separate"/>
      </w:r>
      <w:r>
        <w:rPr>
          <w:rStyle w:val="6"/>
          <w:rFonts w:hint="default" w:ascii="sans-serif" w:hAnsi="sans-serif" w:eastAsia="sans-serif" w:cs="sans-serif"/>
          <w:i w:val="0"/>
          <w:caps w:val="0"/>
          <w:color w:val="C5B8A8"/>
          <w:spacing w:val="0"/>
          <w:sz w:val="24"/>
          <w:szCs w:val="24"/>
          <w:u w:val="none"/>
          <w:bdr w:val="none" w:color="auto" w:sz="0" w:space="0"/>
          <w:shd w:val="clear" w:fill="FFFFFF"/>
        </w:rPr>
        <w:t>Malta</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end"/>
      </w:r>
      <w:r>
        <w:rPr>
          <w:rFonts w:hint="default" w:ascii="sans-serif" w:hAnsi="sans-serif" w:eastAsia="sans-serif" w:cs="sans-serif"/>
          <w:i w:val="0"/>
          <w:caps w:val="0"/>
          <w:color w:val="73736F"/>
          <w:spacing w:val="0"/>
          <w:sz w:val="24"/>
          <w:szCs w:val="24"/>
          <w:bdr w:val="none" w:color="auto" w:sz="0" w:space="0"/>
          <w:shd w:val="clear" w:fill="FFFFFF"/>
        </w:rPr>
        <w:t>, </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begin"/>
      </w:r>
      <w:r>
        <w:rPr>
          <w:rFonts w:hint="default" w:ascii="sans-serif" w:hAnsi="sans-serif" w:eastAsia="sans-serif" w:cs="sans-serif"/>
          <w:i w:val="0"/>
          <w:caps w:val="0"/>
          <w:color w:val="C5B8A8"/>
          <w:spacing w:val="0"/>
          <w:sz w:val="24"/>
          <w:szCs w:val="24"/>
          <w:u w:val="none"/>
          <w:bdr w:val="none" w:color="auto" w:sz="0" w:space="0"/>
          <w:shd w:val="clear" w:fill="FFFFFF"/>
        </w:rPr>
        <w:instrText xml:space="preserve"> HYPERLINK "https://theblondeabroad.com/greece/" </w:instrText>
      </w:r>
      <w:r>
        <w:rPr>
          <w:rFonts w:hint="default" w:ascii="sans-serif" w:hAnsi="sans-serif" w:eastAsia="sans-serif" w:cs="sans-serif"/>
          <w:i w:val="0"/>
          <w:caps w:val="0"/>
          <w:color w:val="C5B8A8"/>
          <w:spacing w:val="0"/>
          <w:sz w:val="24"/>
          <w:szCs w:val="24"/>
          <w:u w:val="none"/>
          <w:bdr w:val="none" w:color="auto" w:sz="0" w:space="0"/>
          <w:shd w:val="clear" w:fill="FFFFFF"/>
        </w:rPr>
        <w:fldChar w:fldCharType="separate"/>
      </w:r>
      <w:r>
        <w:rPr>
          <w:rStyle w:val="6"/>
          <w:rFonts w:hint="default" w:ascii="sans-serif" w:hAnsi="sans-serif" w:eastAsia="sans-serif" w:cs="sans-serif"/>
          <w:i w:val="0"/>
          <w:caps w:val="0"/>
          <w:color w:val="C5B8A8"/>
          <w:spacing w:val="0"/>
          <w:sz w:val="24"/>
          <w:szCs w:val="24"/>
          <w:u w:val="none"/>
          <w:bdr w:val="none" w:color="auto" w:sz="0" w:space="0"/>
          <w:shd w:val="clear" w:fill="FFFFFF"/>
        </w:rPr>
        <w:t>Greece</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end"/>
      </w:r>
      <w:r>
        <w:rPr>
          <w:rFonts w:hint="default" w:ascii="sans-serif" w:hAnsi="sans-serif" w:eastAsia="sans-serif" w:cs="sans-serif"/>
          <w:i w:val="0"/>
          <w:caps w:val="0"/>
          <w:color w:val="73736F"/>
          <w:spacing w:val="0"/>
          <w:sz w:val="24"/>
          <w:szCs w:val="24"/>
          <w:bdr w:val="none" w:color="auto" w:sz="0" w:space="0"/>
          <w:shd w:val="clear" w:fill="FFFFFF"/>
        </w:rPr>
        <w:t>, </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begin"/>
      </w:r>
      <w:r>
        <w:rPr>
          <w:rFonts w:hint="default" w:ascii="sans-serif" w:hAnsi="sans-serif" w:eastAsia="sans-serif" w:cs="sans-serif"/>
          <w:i w:val="0"/>
          <w:caps w:val="0"/>
          <w:color w:val="C5B8A8"/>
          <w:spacing w:val="0"/>
          <w:sz w:val="24"/>
          <w:szCs w:val="24"/>
          <w:u w:val="none"/>
          <w:bdr w:val="none" w:color="auto" w:sz="0" w:space="0"/>
          <w:shd w:val="clear" w:fill="FFFFFF"/>
        </w:rPr>
        <w:instrText xml:space="preserve"> HYPERLINK "https://theblondeabroad.com/ultimate-guide-the-yacht-week-croatia/" </w:instrText>
      </w:r>
      <w:r>
        <w:rPr>
          <w:rFonts w:hint="default" w:ascii="sans-serif" w:hAnsi="sans-serif" w:eastAsia="sans-serif" w:cs="sans-serif"/>
          <w:i w:val="0"/>
          <w:caps w:val="0"/>
          <w:color w:val="C5B8A8"/>
          <w:spacing w:val="0"/>
          <w:sz w:val="24"/>
          <w:szCs w:val="24"/>
          <w:u w:val="none"/>
          <w:bdr w:val="none" w:color="auto" w:sz="0" w:space="0"/>
          <w:shd w:val="clear" w:fill="FFFFFF"/>
        </w:rPr>
        <w:fldChar w:fldCharType="separate"/>
      </w:r>
      <w:r>
        <w:rPr>
          <w:rStyle w:val="6"/>
          <w:rFonts w:hint="default" w:ascii="sans-serif" w:hAnsi="sans-serif" w:eastAsia="sans-serif" w:cs="sans-serif"/>
          <w:i w:val="0"/>
          <w:caps w:val="0"/>
          <w:color w:val="C5B8A8"/>
          <w:spacing w:val="0"/>
          <w:sz w:val="24"/>
          <w:szCs w:val="24"/>
          <w:u w:val="none"/>
          <w:bdr w:val="none" w:color="auto" w:sz="0" w:space="0"/>
          <w:shd w:val="clear" w:fill="FFFFFF"/>
        </w:rPr>
        <w:t>Croatia</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end"/>
      </w:r>
      <w:r>
        <w:rPr>
          <w:rFonts w:hint="default" w:ascii="sans-serif" w:hAnsi="sans-serif" w:eastAsia="sans-serif" w:cs="sans-serif"/>
          <w:i w:val="0"/>
          <w:caps w:val="0"/>
          <w:color w:val="73736F"/>
          <w:spacing w:val="0"/>
          <w:sz w:val="24"/>
          <w:szCs w:val="24"/>
          <w:bdr w:val="none" w:color="auto" w:sz="0" w:space="0"/>
          <w:shd w:val="clear" w:fill="FFFFFF"/>
        </w:rPr>
        <w:t>, Bosnia, and Herzegovina and Montenegro are some of the most visited destinations in the region. It’s known for its incredible sailing, natural wonders, and ancient history.</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60" w:lineRule="atLeast"/>
        <w:ind w:left="0" w:right="0"/>
      </w:pPr>
      <w:r>
        <w:rPr>
          <w:rStyle w:val="7"/>
          <w:rFonts w:hint="default" w:ascii="sans-serif" w:hAnsi="sans-serif" w:eastAsia="sans-serif" w:cs="sans-serif"/>
          <w:b/>
          <w:i w:val="0"/>
          <w:caps w:val="0"/>
          <w:color w:val="73736F"/>
          <w:spacing w:val="0"/>
          <w:sz w:val="24"/>
          <w:szCs w:val="24"/>
          <w:bdr w:val="none" w:color="auto" w:sz="0" w:space="0"/>
          <w:shd w:val="clear" w:fill="FFFFFF"/>
        </w:rPr>
        <w:t>Western Europe: </w:t>
      </w:r>
      <w:r>
        <w:rPr>
          <w:rFonts w:hint="default" w:ascii="sans-serif" w:hAnsi="sans-serif" w:eastAsia="sans-serif" w:cs="sans-serif"/>
          <w:i w:val="0"/>
          <w:caps w:val="0"/>
          <w:color w:val="73736F"/>
          <w:spacing w:val="0"/>
          <w:sz w:val="24"/>
          <w:szCs w:val="24"/>
          <w:bdr w:val="none" w:color="auto" w:sz="0" w:space="0"/>
          <w:shd w:val="clear" w:fill="FFFFFF"/>
        </w:rPr>
        <w:t>Western Europe is one of the most popular regions in Europe. It’s home to countries like Austria, </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begin"/>
      </w:r>
      <w:r>
        <w:rPr>
          <w:rFonts w:hint="default" w:ascii="sans-serif" w:hAnsi="sans-serif" w:eastAsia="sans-serif" w:cs="sans-serif"/>
          <w:i w:val="0"/>
          <w:caps w:val="0"/>
          <w:color w:val="C5B8A8"/>
          <w:spacing w:val="0"/>
          <w:sz w:val="24"/>
          <w:szCs w:val="24"/>
          <w:u w:val="none"/>
          <w:bdr w:val="none" w:color="auto" w:sz="0" w:space="0"/>
          <w:shd w:val="clear" w:fill="FFFFFF"/>
        </w:rPr>
        <w:instrText xml:space="preserve"> HYPERLINK "https://theblondeabroad.com/france/" </w:instrText>
      </w:r>
      <w:r>
        <w:rPr>
          <w:rFonts w:hint="default" w:ascii="sans-serif" w:hAnsi="sans-serif" w:eastAsia="sans-serif" w:cs="sans-serif"/>
          <w:i w:val="0"/>
          <w:caps w:val="0"/>
          <w:color w:val="C5B8A8"/>
          <w:spacing w:val="0"/>
          <w:sz w:val="24"/>
          <w:szCs w:val="24"/>
          <w:u w:val="none"/>
          <w:bdr w:val="none" w:color="auto" w:sz="0" w:space="0"/>
          <w:shd w:val="clear" w:fill="FFFFFF"/>
        </w:rPr>
        <w:fldChar w:fldCharType="separate"/>
      </w:r>
      <w:r>
        <w:rPr>
          <w:rStyle w:val="6"/>
          <w:rFonts w:hint="default" w:ascii="sans-serif" w:hAnsi="sans-serif" w:eastAsia="sans-serif" w:cs="sans-serif"/>
          <w:i w:val="0"/>
          <w:caps w:val="0"/>
          <w:color w:val="C5B8A8"/>
          <w:spacing w:val="0"/>
          <w:sz w:val="24"/>
          <w:szCs w:val="24"/>
          <w:u w:val="none"/>
          <w:bdr w:val="none" w:color="auto" w:sz="0" w:space="0"/>
          <w:shd w:val="clear" w:fill="FFFFFF"/>
        </w:rPr>
        <w:t>France</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end"/>
      </w:r>
      <w:r>
        <w:rPr>
          <w:rFonts w:hint="default" w:ascii="sans-serif" w:hAnsi="sans-serif" w:eastAsia="sans-serif" w:cs="sans-serif"/>
          <w:i w:val="0"/>
          <w:caps w:val="0"/>
          <w:color w:val="73736F"/>
          <w:spacing w:val="0"/>
          <w:sz w:val="24"/>
          <w:szCs w:val="24"/>
          <w:bdr w:val="none" w:color="auto" w:sz="0" w:space="0"/>
          <w:shd w:val="clear" w:fill="FFFFFF"/>
        </w:rPr>
        <w:t>, </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begin"/>
      </w:r>
      <w:r>
        <w:rPr>
          <w:rFonts w:hint="default" w:ascii="sans-serif" w:hAnsi="sans-serif" w:eastAsia="sans-serif" w:cs="sans-serif"/>
          <w:i w:val="0"/>
          <w:caps w:val="0"/>
          <w:color w:val="C5B8A8"/>
          <w:spacing w:val="0"/>
          <w:sz w:val="24"/>
          <w:szCs w:val="24"/>
          <w:u w:val="none"/>
          <w:bdr w:val="none" w:color="auto" w:sz="0" w:space="0"/>
          <w:shd w:val="clear" w:fill="FFFFFF"/>
        </w:rPr>
        <w:instrText xml:space="preserve"> HYPERLINK "https://theblondeabroad.com/visiting-the-christmas-markets-in-regensburg-germany/" </w:instrText>
      </w:r>
      <w:r>
        <w:rPr>
          <w:rFonts w:hint="default" w:ascii="sans-serif" w:hAnsi="sans-serif" w:eastAsia="sans-serif" w:cs="sans-serif"/>
          <w:i w:val="0"/>
          <w:caps w:val="0"/>
          <w:color w:val="C5B8A8"/>
          <w:spacing w:val="0"/>
          <w:sz w:val="24"/>
          <w:szCs w:val="24"/>
          <w:u w:val="none"/>
          <w:bdr w:val="none" w:color="auto" w:sz="0" w:space="0"/>
          <w:shd w:val="clear" w:fill="FFFFFF"/>
        </w:rPr>
        <w:fldChar w:fldCharType="separate"/>
      </w:r>
      <w:r>
        <w:rPr>
          <w:rStyle w:val="6"/>
          <w:rFonts w:hint="default" w:ascii="sans-serif" w:hAnsi="sans-serif" w:eastAsia="sans-serif" w:cs="sans-serif"/>
          <w:i w:val="0"/>
          <w:caps w:val="0"/>
          <w:color w:val="C5B8A8"/>
          <w:spacing w:val="0"/>
          <w:sz w:val="24"/>
          <w:szCs w:val="24"/>
          <w:u w:val="none"/>
          <w:bdr w:val="none" w:color="auto" w:sz="0" w:space="0"/>
          <w:shd w:val="clear" w:fill="FFFFFF"/>
        </w:rPr>
        <w:t>Germany</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end"/>
      </w:r>
      <w:r>
        <w:rPr>
          <w:rFonts w:hint="default" w:ascii="sans-serif" w:hAnsi="sans-serif" w:eastAsia="sans-serif" w:cs="sans-serif"/>
          <w:i w:val="0"/>
          <w:caps w:val="0"/>
          <w:color w:val="73736F"/>
          <w:spacing w:val="0"/>
          <w:sz w:val="24"/>
          <w:szCs w:val="24"/>
          <w:bdr w:val="none" w:color="auto" w:sz="0" w:space="0"/>
          <w:shd w:val="clear" w:fill="FFFFFF"/>
        </w:rPr>
        <w:t>, </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begin"/>
      </w:r>
      <w:r>
        <w:rPr>
          <w:rFonts w:hint="default" w:ascii="sans-serif" w:hAnsi="sans-serif" w:eastAsia="sans-serif" w:cs="sans-serif"/>
          <w:i w:val="0"/>
          <w:caps w:val="0"/>
          <w:color w:val="C5B8A8"/>
          <w:spacing w:val="0"/>
          <w:sz w:val="24"/>
          <w:szCs w:val="24"/>
          <w:u w:val="none"/>
          <w:bdr w:val="none" w:color="auto" w:sz="0" w:space="0"/>
          <w:shd w:val="clear" w:fill="FFFFFF"/>
        </w:rPr>
        <w:instrText xml:space="preserve"> HYPERLINK "https://theblondeabroad.com/ultimate-amsterdam-travel-guide/" </w:instrText>
      </w:r>
      <w:r>
        <w:rPr>
          <w:rFonts w:hint="default" w:ascii="sans-serif" w:hAnsi="sans-serif" w:eastAsia="sans-serif" w:cs="sans-serif"/>
          <w:i w:val="0"/>
          <w:caps w:val="0"/>
          <w:color w:val="C5B8A8"/>
          <w:spacing w:val="0"/>
          <w:sz w:val="24"/>
          <w:szCs w:val="24"/>
          <w:u w:val="none"/>
          <w:bdr w:val="none" w:color="auto" w:sz="0" w:space="0"/>
          <w:shd w:val="clear" w:fill="FFFFFF"/>
        </w:rPr>
        <w:fldChar w:fldCharType="separate"/>
      </w:r>
      <w:r>
        <w:rPr>
          <w:rStyle w:val="6"/>
          <w:rFonts w:hint="default" w:ascii="sans-serif" w:hAnsi="sans-serif" w:eastAsia="sans-serif" w:cs="sans-serif"/>
          <w:i w:val="0"/>
          <w:caps w:val="0"/>
          <w:color w:val="C5B8A8"/>
          <w:spacing w:val="0"/>
          <w:sz w:val="24"/>
          <w:szCs w:val="24"/>
          <w:u w:val="none"/>
          <w:bdr w:val="none" w:color="auto" w:sz="0" w:space="0"/>
          <w:shd w:val="clear" w:fill="FFFFFF"/>
        </w:rPr>
        <w:t>Netherlands</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end"/>
      </w:r>
      <w:r>
        <w:rPr>
          <w:rFonts w:hint="default" w:ascii="sans-serif" w:hAnsi="sans-serif" w:eastAsia="sans-serif" w:cs="sans-serif"/>
          <w:i w:val="0"/>
          <w:caps w:val="0"/>
          <w:color w:val="73736F"/>
          <w:spacing w:val="0"/>
          <w:sz w:val="24"/>
          <w:szCs w:val="24"/>
          <w:bdr w:val="none" w:color="auto" w:sz="0" w:space="0"/>
          <w:shd w:val="clear" w:fill="FFFFFF"/>
        </w:rPr>
        <w:t>, and </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begin"/>
      </w:r>
      <w:r>
        <w:rPr>
          <w:rFonts w:hint="default" w:ascii="sans-serif" w:hAnsi="sans-serif" w:eastAsia="sans-serif" w:cs="sans-serif"/>
          <w:i w:val="0"/>
          <w:caps w:val="0"/>
          <w:color w:val="C5B8A8"/>
          <w:spacing w:val="0"/>
          <w:sz w:val="24"/>
          <w:szCs w:val="24"/>
          <w:u w:val="none"/>
          <w:bdr w:val="none" w:color="auto" w:sz="0" w:space="0"/>
          <w:shd w:val="clear" w:fill="FFFFFF"/>
        </w:rPr>
        <w:instrText xml:space="preserve"> HYPERLINK "https://theblondeabroad.com/ultimate-geneva-travel-guide/" </w:instrText>
      </w:r>
      <w:r>
        <w:rPr>
          <w:rFonts w:hint="default" w:ascii="sans-serif" w:hAnsi="sans-serif" w:eastAsia="sans-serif" w:cs="sans-serif"/>
          <w:i w:val="0"/>
          <w:caps w:val="0"/>
          <w:color w:val="C5B8A8"/>
          <w:spacing w:val="0"/>
          <w:sz w:val="24"/>
          <w:szCs w:val="24"/>
          <w:u w:val="none"/>
          <w:bdr w:val="none" w:color="auto" w:sz="0" w:space="0"/>
          <w:shd w:val="clear" w:fill="FFFFFF"/>
        </w:rPr>
        <w:fldChar w:fldCharType="separate"/>
      </w:r>
      <w:r>
        <w:rPr>
          <w:rStyle w:val="6"/>
          <w:rFonts w:hint="default" w:ascii="sans-serif" w:hAnsi="sans-serif" w:eastAsia="sans-serif" w:cs="sans-serif"/>
          <w:i w:val="0"/>
          <w:caps w:val="0"/>
          <w:color w:val="C5B8A8"/>
          <w:spacing w:val="0"/>
          <w:sz w:val="24"/>
          <w:szCs w:val="24"/>
          <w:u w:val="none"/>
          <w:bdr w:val="none" w:color="auto" w:sz="0" w:space="0"/>
          <w:shd w:val="clear" w:fill="FFFFFF"/>
        </w:rPr>
        <w:t>Switzerland</w:t>
      </w:r>
      <w:r>
        <w:rPr>
          <w:rFonts w:hint="default" w:ascii="sans-serif" w:hAnsi="sans-serif" w:eastAsia="sans-serif" w:cs="sans-serif"/>
          <w:i w:val="0"/>
          <w:caps w:val="0"/>
          <w:color w:val="C5B8A8"/>
          <w:spacing w:val="0"/>
          <w:sz w:val="24"/>
          <w:szCs w:val="24"/>
          <w:u w:val="none"/>
          <w:bdr w:val="none" w:color="auto" w:sz="0" w:space="0"/>
          <w:shd w:val="clear" w:fill="FFFFFF"/>
        </w:rPr>
        <w:fldChar w:fldCharType="end"/>
      </w:r>
      <w:r>
        <w:rPr>
          <w:rFonts w:hint="default" w:ascii="sans-serif" w:hAnsi="sans-serif" w:eastAsia="sans-serif" w:cs="sans-serif"/>
          <w:i w:val="0"/>
          <w:caps w:val="0"/>
          <w:color w:val="73736F"/>
          <w:spacing w:val="0"/>
          <w:sz w:val="24"/>
          <w:szCs w:val="24"/>
          <w:bdr w:val="none" w:color="auto" w:sz="0" w:space="0"/>
          <w:shd w:val="clear" w:fill="FFFFFF"/>
        </w:rPr>
        <w:t> that attract millions of visitors each year. Some of its top attractions are the Eiffel Tower, the Van Gogh Museum and the Alps</w:t>
      </w:r>
      <w:bookmarkStart w:id="0" w:name="_GoBack"/>
      <w:bookmarkEnd w:id="0"/>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ind w:left="0" w:right="0"/>
        <w:jc w:val="both"/>
        <w:textAlignment w:val="baseline"/>
        <w:rPr>
          <w:rStyle w:val="8"/>
          <w:rFonts w:hint="default" w:ascii="Helvetica" w:hAnsi="Helvetica" w:eastAsia="Helvetica" w:cs="Helvetica"/>
          <w:i/>
          <w:caps w:val="0"/>
          <w:color w:val="444444"/>
          <w:spacing w:val="0"/>
          <w:sz w:val="21"/>
          <w:szCs w:val="21"/>
          <w:bdr w:val="none" w:color="auto" w:sz="0" w:space="0"/>
          <w:shd w:val="clear" w:fill="FFFFFF"/>
          <w:vertAlign w:val="baseline"/>
          <w:lang w:val="fr-FR"/>
        </w:rPr>
      </w:pPr>
      <w:r>
        <w:rPr>
          <w:rFonts w:ascii="SimSun" w:hAnsi="SimSun" w:eastAsia="SimSun" w:cs="SimSun"/>
          <w:sz w:val="24"/>
          <w:szCs w:val="24"/>
        </w:rPr>
        <w:drawing>
          <wp:inline distT="0" distB="0" distL="114300" distR="114300">
            <wp:extent cx="304800" cy="304800"/>
            <wp:effectExtent l="0" t="0" r="0" b="0"/>
            <wp:docPr id="25" name="Imag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ind w:left="0" w:right="0"/>
        <w:jc w:val="both"/>
        <w:textAlignment w:val="baseline"/>
        <w:rPr>
          <w:rStyle w:val="8"/>
          <w:rFonts w:hint="default" w:ascii="Helvetica" w:hAnsi="Helvetica" w:eastAsia="Helvetica" w:cs="Helvetica"/>
          <w:i/>
          <w:caps w:val="0"/>
          <w:color w:val="444444"/>
          <w:spacing w:val="0"/>
          <w:sz w:val="21"/>
          <w:szCs w:val="21"/>
          <w:bdr w:val="none" w:color="auto" w:sz="0" w:space="0"/>
          <w:shd w:val="clear" w:fill="FFFFFF"/>
          <w:vertAlign w:val="baseline"/>
          <w:lang w:val="fr-FR"/>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304800" cy="304800"/>
            <wp:effectExtent l="0" t="0" r="0" b="0"/>
            <wp:docPr id="26" name="Imag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27" name="Imag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29" name="Imag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10" w:lineRule="atLeast"/>
        <w:ind w:left="0" w:right="0"/>
        <w:jc w:val="left"/>
        <w:textAlignment w:val="baseline"/>
        <w:rPr>
          <w:sz w:val="33"/>
          <w:szCs w:val="33"/>
        </w:rPr>
      </w:pPr>
      <w:r>
        <w:rPr>
          <w:rStyle w:val="7"/>
          <w:color w:val="292929"/>
          <w:sz w:val="33"/>
          <w:szCs w:val="33"/>
          <w:vertAlign w:val="baseline"/>
        </w:rPr>
        <w:t>EY UPDATE: 15th September 2020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rStyle w:val="7"/>
          <w:color w:val="292929"/>
          <w:vertAlign w:val="baseline"/>
        </w:rPr>
        <w:t>Key Update:</w:t>
      </w:r>
      <w:r>
        <w:rPr>
          <w:vertAlign w:val="baseline"/>
        </w:rPr>
        <w:t> since 15th September – and until the 30th September (for now), the whole of Portugal (not just Lisbon) has moved into a State of Contingency, which isn’t a State of Emergency, but has been put in place due to schools and work returning. From a tourist point of view this does not change much, except in relation to alcohol and evenings. Specifically, after 8pm alcohol can only be served in restaurants/places which serve food, and alcohol must be purchased with a meal. These establishments can remain accepting guests until mid-night, and must close by 01:00. The sale of alcohol is also restricted in supermarkets after 8pm.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rStyle w:val="7"/>
          <w:color w:val="292929"/>
          <w:vertAlign w:val="baseline"/>
        </w:rPr>
        <w:t>BUT… </w:t>
      </w:r>
      <w:r>
        <w:rPr>
          <w:vertAlign w:val="baseline"/>
        </w:rPr>
        <w:t>Now, these laws can be adapted by municipality, depending on the local situation. So, local councils can allow establishments to remain open until 23:00 should they wish, for example, in the Faro District of the Algarve, this is their local rules, so drinking until 23:00 is allowed in bars without meals – so check local restrictions. In addition, the general, non-location specific law is a little confusing, as while it deems alcohol can only be consumed after 8pm in a restaurant, there is another clause that says it can’t be consumed on public roads after 8pm, so in my local area for example, the police are instead enforcing it as after 8pm you can still drink, but just inside, which I think is a misunderstanding but that shows how short-term many of these laws are, and how they aren’t always understood.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vertAlign w:val="baseline"/>
        </w:rPr>
        <w:t>The cases are, sadly, rising quite significantly in Portugal (mainly Lisbon &amp; The North) and while I think the country has done a really good job overall, it seems, like most of Europe we are heading towards a second wave. Importantly, while cases are rising, deaths remain relatively low, and it was very much expected that cases would rise with the return to schools, work, and normal life, hence this period of contingency during these two weeks. Our PM &amp; President have been very vocal about no further nationwide lockdown, and protecting tourism in the Azores, Madeira and the Algarve in particular where cases have remained low – but, let’s see what the next few weeks bring. I still really suggest from a tourist point of view booking everything as last minute as you can, not just for Portugal, but any travels in 2020.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rStyle w:val="7"/>
          <w:color w:val="292929"/>
          <w:vertAlign w:val="baseline"/>
        </w:rPr>
        <w:t>Main Article: Updated September 2020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rStyle w:val="8"/>
          <w:i/>
          <w:vertAlign w:val="baseline"/>
        </w:rPr>
        <w:t>Latest updates in article: UK Airbridges for Maderia &amp; Azores, Trip Reports, New State of Contingency and rules from 15th September, Entrance Rules, COVID-19 Stats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vertAlign w:val="baseline"/>
        </w:rPr>
        <w:t>Over the summer, in fact since May 18th, we’ve been able to get out and explore our beautiful country of Portugal. Personally, I’ve taken road trips in the Alentejo and Central Portugal regions, beach hopping at home in the Algarve, spent a month in Lisbon for a language course and two weeks in The Azores, so have a fairly good idea about how each part of the country feels like as a tourist. Throughout, I’ve felt safe, secure and that our nation has taken precautions and health and safety seriously. Now, most Portugal coronavirus restrictions have been lifted for some countries.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vertAlign w:val="baseline"/>
        </w:rPr>
        <w:t>For sure, many of us in the world are in the same boat when it comes to lockdowns, to varying degrees and different stages, and have likely seen a lot of our plans for 2020 cancelled. If however, you are planning to travel to Portugal in 2020, I wanted to give some insight into life on the ground, the current rules, and what has been put in place to best control coronavirus in Portugal, particularly when travelling.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rStyle w:val="8"/>
          <w:i/>
          <w:vertAlign w:val="baseline"/>
        </w:rPr>
        <w:t>*Please note, this is a fast-moving situation and the information provided below is done so in good faith at the time of writing. There are various sources linked out to throughout the article, and particularly at the bottom, however, DanFlyingSolo takes no responsibility for the information provided here and urges you to check all official sources for updates.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vertAlign w:val="baseline"/>
        </w:rPr>
        <w:t>For the most part, I have been impressed as a Portuguese resident at the coronavirus situation in Portugal, how it was managed initially, but also with the COVID-19 travel set up in Portugal. I’ve been on many trips in the last month, and (as far as I’m aware) have not had the virus, indeed both my tests have been negative, but I’m being wary and taking all the personal precautions I can, and will try to detail the real situation below.</w:t>
      </w:r>
    </w:p>
    <w:p>
      <w:pPr>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150" w:afterAutospacing="0" w:line="210" w:lineRule="atLeast"/>
        <w:ind w:left="0" w:right="0"/>
        <w:jc w:val="left"/>
        <w:textAlignment w:val="baseline"/>
        <w:rPr>
          <w:i/>
          <w:sz w:val="16"/>
          <w:szCs w:val="16"/>
        </w:rPr>
      </w:pPr>
      <w:r>
        <w:rPr>
          <w:rFonts w:ascii="SimSun" w:hAnsi="SimSun" w:eastAsia="SimSun" w:cs="SimSun"/>
          <w:i/>
          <w:kern w:val="0"/>
          <w:sz w:val="16"/>
          <w:szCs w:val="16"/>
          <w:vertAlign w:val="baseline"/>
          <w:lang w:val="en-US" w:eastAsia="zh-CN" w:bidi="ar"/>
        </w:rPr>
        <w:drawing>
          <wp:inline distT="0" distB="0" distL="114300" distR="114300">
            <wp:extent cx="9753600" cy="5486400"/>
            <wp:effectExtent l="0" t="0" r="0" b="0"/>
            <wp:docPr id="30" name="Imag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IMG_256"/>
                    <pic:cNvPicPr>
                      <a:picLocks noChangeAspect="1"/>
                    </pic:cNvPicPr>
                  </pic:nvPicPr>
                  <pic:blipFill>
                    <a:blip r:embed="rId4"/>
                    <a:stretch>
                      <a:fillRect/>
                    </a:stretch>
                  </pic:blipFill>
                  <pic:spPr>
                    <a:xfrm>
                      <a:off x="0" y="0"/>
                      <a:ext cx="9753600" cy="54864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10" w:lineRule="atLeast"/>
        <w:ind w:left="0" w:right="0"/>
        <w:jc w:val="center"/>
        <w:textAlignment w:val="baseline"/>
        <w:rPr>
          <w:rFonts w:hint="default" w:ascii="Georgia" w:hAnsi="Georgia" w:eastAsia="Georgia" w:cs="Georgia"/>
          <w:i/>
          <w:sz w:val="16"/>
          <w:szCs w:val="16"/>
        </w:rPr>
      </w:pPr>
      <w:r>
        <w:rPr>
          <w:rFonts w:hint="default" w:ascii="Georgia" w:hAnsi="Georgia" w:eastAsia="Georgia" w:cs="Georgia"/>
          <w:i/>
          <w:sz w:val="16"/>
          <w:szCs w:val="16"/>
          <w:vertAlign w:val="baseline"/>
        </w:rPr>
        <w:t>Some of the most popular beaches, like Carvoeiro, were quieter than normal and have monitoring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0" w:lineRule="atLeast"/>
        <w:ind w:left="0" w:right="0" w:firstLine="0"/>
        <w:jc w:val="left"/>
        <w:textAlignment w:val="baseline"/>
        <w:rPr>
          <w:rFonts w:ascii="Helvetica" w:hAnsi="Helvetica" w:eastAsia="Helvetica" w:cs="Helvetica"/>
          <w:i w:val="0"/>
          <w:caps w:val="0"/>
          <w:color w:val="A5A5A5"/>
          <w:spacing w:val="0"/>
          <w:sz w:val="18"/>
          <w:szCs w:val="18"/>
        </w:rPr>
      </w:pPr>
      <w:r>
        <w:rPr>
          <w:rFonts w:hint="default" w:ascii="Helvetica" w:hAnsi="Helvetica" w:eastAsia="Helvetica" w:cs="Helvetica"/>
          <w:i w:val="0"/>
          <w:caps w:val="0"/>
          <w:color w:val="A5A5A5"/>
          <w:spacing w:val="0"/>
          <w:sz w:val="18"/>
          <w:szCs w:val="18"/>
          <w:u w:val="none"/>
          <w:shd w:val="clear" w:fill="FFFFFF"/>
          <w:vertAlign w:val="baseline"/>
        </w:rPr>
        <w:drawing>
          <wp:inline distT="0" distB="0" distL="114300" distR="114300">
            <wp:extent cx="781050" cy="95250"/>
            <wp:effectExtent l="0" t="0" r="0" b="0"/>
            <wp:docPr id="31" name="Image 31" descr="IMG_257">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IMG_257"/>
                    <pic:cNvPicPr>
                      <a:picLocks noChangeAspect="1"/>
                    </pic:cNvPicPr>
                  </pic:nvPicPr>
                  <pic:blipFill>
                    <a:blip r:embed="rId6"/>
                    <a:stretch>
                      <a:fillRect/>
                    </a:stretch>
                  </pic:blipFill>
                  <pic:spPr>
                    <a:xfrm>
                      <a:off x="0" y="0"/>
                      <a:ext cx="781050" cy="95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rFonts w:hint="default" w:ascii="Helvetica" w:hAnsi="Helvetica" w:eastAsia="Helvetica" w:cs="Helvetica"/>
          <w:i w:val="0"/>
          <w:caps w:val="0"/>
          <w:color w:val="3D3D3D"/>
          <w:spacing w:val="0"/>
          <w:sz w:val="28"/>
          <w:szCs w:val="28"/>
          <w:shd w:val="clear" w:fill="FFFFFF"/>
          <w:vertAlign w:val="baseline"/>
        </w:rPr>
        <w:t>While I was very supportive of the lockdown initially, I very much saw it as an opportunity to get the health system prepared, and Portugals coronavirus rules and precautions in place before reopening. I didn’t see it as a permanent solution, but preparation time. Tourism is a huge part of life here in Portugal, especially in some regional, seasonal destinations like the Algarve.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rFonts w:hint="default" w:ascii="Helvetica" w:hAnsi="Helvetica" w:eastAsia="Helvetica" w:cs="Helvetica"/>
          <w:i w:val="0"/>
          <w:caps w:val="0"/>
          <w:color w:val="3D3D3D"/>
          <w:spacing w:val="0"/>
          <w:sz w:val="28"/>
          <w:szCs w:val="28"/>
          <w:shd w:val="clear" w:fill="FFFFFF"/>
          <w:vertAlign w:val="baseline"/>
        </w:rPr>
        <w:t>It’s easy to dismiss concerns of ‘the economy’ as huge businesses, stock-markets and corporate bailouts, but there are so many small, family-run businesses here reliant on tourism, and no income this summer, means no money to pay the bills in winter – this will of course lead to huge social issues and even in a relatively left-leaning, semi-socialist country, that will become a problem,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rFonts w:hint="default" w:ascii="Helvetica" w:hAnsi="Helvetica" w:eastAsia="Helvetica" w:cs="Helvetica"/>
          <w:i w:val="0"/>
          <w:caps w:val="0"/>
          <w:color w:val="3D3D3D"/>
          <w:spacing w:val="0"/>
          <w:sz w:val="28"/>
          <w:szCs w:val="28"/>
          <w:shd w:val="clear" w:fill="FFFFFF"/>
          <w:vertAlign w:val="baseline"/>
        </w:rPr>
        <w:t>As such, I support travel reopening, with the right restrictions in place, and if you are comfortable travelling right now, and can be respectful and take those precautions great – I fully understand it isn’t for everyone just now, but I don’t think we should be shaming everyone who is deciding to travel in the most responsible way they can either.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0" w:lineRule="atLeast"/>
        <w:ind w:left="0" w:right="0"/>
        <w:jc w:val="left"/>
        <w:textAlignment w:val="baseline"/>
      </w:pPr>
      <w:r>
        <w:rPr>
          <w:rFonts w:hint="default" w:ascii="Helvetica" w:hAnsi="Helvetica" w:eastAsia="Helvetica" w:cs="Helvetica"/>
          <w:i w:val="0"/>
          <w:caps w:val="0"/>
          <w:color w:val="3D3D3D"/>
          <w:spacing w:val="0"/>
          <w:sz w:val="28"/>
          <w:szCs w:val="28"/>
          <w:shd w:val="clear" w:fill="FFFFFF"/>
          <w:vertAlign w:val="baseline"/>
        </w:rPr>
        <w:t>Here is the current situation for Portugal travel restrictions, and how my recent trips in Portugal have gone down. You can also find a list of resources at the bottom of this page (in various languages) to keep updated, and I’ll aim to update this post weekly.</w:t>
      </w:r>
    </w:p>
    <w:p>
      <w:pPr>
        <w:rPr>
          <w:rFonts w:hint="default"/>
          <w:lang w:val="fr-FR"/>
        </w:rPr>
      </w:pPr>
    </w:p>
    <w:p>
      <w:pPr>
        <w:rPr>
          <w:rFonts w:hint="default" w:ascii="SimSun" w:hAnsi="SimSun" w:eastAsia="SimSun" w:cs="SimSun"/>
          <w:sz w:val="24"/>
          <w:szCs w:val="24"/>
          <w:lang w:val="fr-F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40000013"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8CF3C52" w:usb2="00000016" w:usb3="00000000" w:csb0="0004001F" w:csb1="00000000"/>
  </w:font>
  <w:font w:name="Font Awesome 5 Free">
    <w:altName w:val="Segoe Print"/>
    <w:panose1 w:val="00000000000000000000"/>
    <w:charset w:val="00"/>
    <w:family w:val="auto"/>
    <w:pitch w:val="default"/>
    <w:sig w:usb0="00000000" w:usb1="00000000" w:usb2="00000000" w:usb3="00000000" w:csb0="00000000" w:csb1="00000000"/>
  </w:font>
  <w:font w:name="Font Awesome 5 Brands">
    <w:altName w:val="Segoe Print"/>
    <w:panose1 w:val="00000000000000000000"/>
    <w:charset w:val="00"/>
    <w:family w:val="auto"/>
    <w:pitch w:val="default"/>
    <w:sig w:usb0="00000000" w:usb1="00000000" w:usb2="00000000" w:usb3="00000000" w:csb0="00000000" w:csb1="00000000"/>
  </w:font>
  <w:font w:name="jules_biglight">
    <w:altName w:val="Segoe Print"/>
    <w:panose1 w:val="00000000000000000000"/>
    <w:charset w:val="00"/>
    <w:family w:val="auto"/>
    <w:pitch w:val="default"/>
    <w:sig w:usb0="00000000" w:usb1="00000000" w:usb2="00000000" w:usb3="00000000" w:csb0="00000000"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w15:presenceInfo w15:providerId="None"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EA03BF"/>
    <w:rsid w:val="147E4BAF"/>
    <w:rsid w:val="4DED40C1"/>
    <w:rsid w:val="7EEA03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5">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kern w:val="0"/>
      <w:sz w:val="24"/>
      <w:szCs w:val="24"/>
      <w:lang w:val="en-US" w:eastAsia="zh-CN" w:bidi="ar"/>
    </w:rPr>
  </w:style>
  <w:style w:type="character" w:styleId="6">
    <w:name w:val="Hyperlink"/>
    <w:uiPriority w:val="0"/>
    <w:rPr>
      <w:color w:val="0000FF"/>
      <w:u w:val="single"/>
    </w:rPr>
  </w:style>
  <w:style w:type="character" w:styleId="7">
    <w:name w:val="Strong"/>
    <w:qFormat/>
    <w:uiPriority w:val="0"/>
    <w:rPr>
      <w:b/>
      <w:bCs/>
    </w:rPr>
  </w:style>
  <w:style w:type="character" w:styleId="8">
    <w:name w:val="Emphasis"/>
    <w:qFormat/>
    <w:uiPriority w:val="0"/>
    <w:rPr>
      <w:i/>
      <w:iCs/>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NULL"/><Relationship Id="rId5" Type="http://schemas.openxmlformats.org/officeDocument/2006/relationships/hyperlink" Target="https://www.mediavine.com/" TargetMode="External"/><Relationship Id="rId4" Type="http://schemas.openxmlformats.org/officeDocument/2006/relationships/image" Target="media/image1.jpeg"/><Relationship Id="rId31" Type="http://schemas.microsoft.com/office/2011/relationships/people" Target="people.xml"/><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2020-09-21T09:19:00Z</dcterms:created>
  <dc:creator>NyKoloina</dc:creator>
  <cp:lastModifiedBy>NyKoloina</cp:lastModifiedBy>
  <dcterms:modified xsi:type="dcterms:W3CDTF">2020-09-21T11:21:07Z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1036-11.2.0.9684</vt:lpwstr>
  </property>
</Properties>
</file>